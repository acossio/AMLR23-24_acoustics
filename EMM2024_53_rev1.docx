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4F183" w14:textId="77777777" w:rsidR="006E506B" w:rsidRDefault="00226618">
      <w:pPr>
        <w:spacing w:before="92" w:line="302" w:lineRule="auto"/>
        <w:ind w:left="4888" w:right="105" w:firstLine="593"/>
        <w:jc w:val="right"/>
        <w:rPr>
          <w:rFonts w:ascii="Century Gothic" w:hAnsi="Century Gothic"/>
          <w:sz w:val="14"/>
        </w:rPr>
      </w:pPr>
      <w:r>
        <w:rPr>
          <w:noProof/>
        </w:rPr>
        <mc:AlternateContent>
          <mc:Choice Requires="wps">
            <w:drawing>
              <wp:anchor distT="0" distB="0" distL="0" distR="0" simplePos="0" relativeHeight="15729152" behindDoc="0" locked="0" layoutInCell="1" allowOverlap="1" wp14:anchorId="03190BC9" wp14:editId="72E5CD39">
                <wp:simplePos x="0" y="0"/>
                <wp:positionH relativeFrom="page">
                  <wp:posOffset>0</wp:posOffset>
                </wp:positionH>
                <wp:positionV relativeFrom="page">
                  <wp:posOffset>8910002</wp:posOffset>
                </wp:positionV>
                <wp:extent cx="7560309"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8415"/>
                        </a:xfrm>
                        <a:custGeom>
                          <a:avLst/>
                          <a:gdLst/>
                          <a:ahLst/>
                          <a:cxnLst/>
                          <a:rect l="l" t="t" r="r" b="b"/>
                          <a:pathLst>
                            <a:path w="7560309" h="18415">
                              <a:moveTo>
                                <a:pt x="7559992" y="0"/>
                              </a:moveTo>
                              <a:lnTo>
                                <a:pt x="0" y="0"/>
                              </a:lnTo>
                              <a:lnTo>
                                <a:pt x="0" y="17995"/>
                              </a:lnTo>
                              <a:lnTo>
                                <a:pt x="7559992" y="17995"/>
                              </a:lnTo>
                              <a:lnTo>
                                <a:pt x="7559992" y="0"/>
                              </a:lnTo>
                              <a:close/>
                            </a:path>
                          </a:pathLst>
                        </a:custGeom>
                        <a:solidFill>
                          <a:srgbClr val="0084C1"/>
                        </a:solidFill>
                      </wps:spPr>
                      <wps:bodyPr wrap="square" lIns="0" tIns="0" rIns="0" bIns="0" rtlCol="0">
                        <a:prstTxWarp prst="textNoShape">
                          <a:avLst/>
                        </a:prstTxWarp>
                        <a:noAutofit/>
                      </wps:bodyPr>
                    </wps:wsp>
                  </a:graphicData>
                </a:graphic>
              </wp:anchor>
            </w:drawing>
          </mc:Choice>
          <mc:Fallback>
            <w:pict>
              <v:shape w14:anchorId="7EB3D706" id="Graphic 1" o:spid="_x0000_s1026" style="position:absolute;margin-left:0;margin-top:701.55pt;width:595.3pt;height:1.45pt;z-index:15729152;visibility:visible;mso-wrap-style:square;mso-wrap-distance-left:0;mso-wrap-distance-top:0;mso-wrap-distance-right:0;mso-wrap-distance-bottom:0;mso-position-horizontal:absolute;mso-position-horizontal-relative:page;mso-position-vertical:absolute;mso-position-vertical-relative:page;v-text-anchor:top" coordsize="756030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" path="m7559992,l,,,17995r7559992,l7559992,xe" fillcolor="#0084c1" strok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74FEEE2E" wp14:editId="73044FD2">
                <wp:simplePos x="0" y="0"/>
                <wp:positionH relativeFrom="page">
                  <wp:posOffset>0</wp:posOffset>
                </wp:positionH>
                <wp:positionV relativeFrom="page">
                  <wp:posOffset>1764017</wp:posOffset>
                </wp:positionV>
                <wp:extent cx="7560309"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8415"/>
                        </a:xfrm>
                        <a:custGeom>
                          <a:avLst/>
                          <a:gdLst/>
                          <a:ahLst/>
                          <a:cxnLst/>
                          <a:rect l="l" t="t" r="r" b="b"/>
                          <a:pathLst>
                            <a:path w="7560309" h="18415">
                              <a:moveTo>
                                <a:pt x="7559992" y="0"/>
                              </a:moveTo>
                              <a:lnTo>
                                <a:pt x="0" y="0"/>
                              </a:lnTo>
                              <a:lnTo>
                                <a:pt x="0" y="17995"/>
                              </a:lnTo>
                              <a:lnTo>
                                <a:pt x="7559992" y="17995"/>
                              </a:lnTo>
                              <a:lnTo>
                                <a:pt x="7559992" y="0"/>
                              </a:lnTo>
                              <a:close/>
                            </a:path>
                          </a:pathLst>
                        </a:custGeom>
                        <a:solidFill>
                          <a:srgbClr val="0084C1"/>
                        </a:solidFill>
                      </wps:spPr>
                      <wps:bodyPr wrap="square" lIns="0" tIns="0" rIns="0" bIns="0" rtlCol="0">
                        <a:prstTxWarp prst="textNoShape">
                          <a:avLst/>
                        </a:prstTxWarp>
                        <a:noAutofit/>
                      </wps:bodyPr>
                    </wps:wsp>
                  </a:graphicData>
                </a:graphic>
              </wp:anchor>
            </w:drawing>
          </mc:Choice>
          <mc:Fallback>
            <w:pict>
              <v:shape w14:anchorId="3A24B658" id="Graphic 2" o:spid="_x0000_s1026" style="position:absolute;margin-left:0;margin-top:138.9pt;width:595.3pt;height:1.45pt;z-index:15729664;visibility:visible;mso-wrap-style:square;mso-wrap-distance-left:0;mso-wrap-distance-top:0;mso-wrap-distance-right:0;mso-wrap-distance-bottom:0;mso-position-horizontal:absolute;mso-position-horizontal-relative:page;mso-position-vertical:absolute;mso-position-vertical-relative:page;v-text-anchor:top" coordsize="756030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" path="m7559992,l,,,17995r7559992,l7559992,xe" fillcolor="#0084c1" stroked="f">
                <v:path arrowok="t"/>
                <w10:wrap anchorx="page" anchory="page"/>
              </v:shape>
            </w:pict>
          </mc:Fallback>
        </mc:AlternateContent>
      </w:r>
      <w:r>
        <w:rPr>
          <w:noProof/>
        </w:rPr>
        <w:drawing>
          <wp:anchor distT="0" distB="0" distL="0" distR="0" simplePos="0" relativeHeight="15730688" behindDoc="0" locked="0" layoutInCell="1" allowOverlap="1" wp14:anchorId="077727E6" wp14:editId="014258BB">
            <wp:simplePos x="0" y="0"/>
            <wp:positionH relativeFrom="page">
              <wp:posOffset>575995</wp:posOffset>
            </wp:positionH>
            <wp:positionV relativeFrom="paragraph">
              <wp:posOffset>53232</wp:posOffset>
            </wp:positionV>
            <wp:extent cx="542277" cy="5016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cstate="print"/>
                    <a:stretch>
                      <a:fillRect/>
                    </a:stretch>
                  </pic:blipFill>
                  <pic:spPr>
                    <a:xfrm>
                      <a:off x="0" y="0"/>
                      <a:ext cx="542277" cy="501650"/>
                    </a:xfrm>
                    <a:prstGeom prst="rect">
                      <a:avLst/>
                    </a:prstGeom>
                  </pic:spPr>
                </pic:pic>
              </a:graphicData>
            </a:graphic>
          </wp:anchor>
        </w:drawing>
      </w:r>
      <w:r>
        <w:rPr>
          <w:noProof/>
        </w:rPr>
        <mc:AlternateContent>
          <mc:Choice Requires="wpg">
            <w:drawing>
              <wp:anchor distT="0" distB="0" distL="0" distR="0" simplePos="0" relativeHeight="15731200" behindDoc="0" locked="0" layoutInCell="1" allowOverlap="1" wp14:anchorId="6952BDEC" wp14:editId="264CE539">
                <wp:simplePos x="0" y="0"/>
                <wp:positionH relativeFrom="page">
                  <wp:posOffset>1230194</wp:posOffset>
                </wp:positionH>
                <wp:positionV relativeFrom="paragraph">
                  <wp:posOffset>201495</wp:posOffset>
                </wp:positionV>
                <wp:extent cx="759460" cy="205104"/>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205104"/>
                          <a:chOff x="0" y="0"/>
                          <a:chExt cx="759460" cy="205104"/>
                        </a:xfrm>
                      </wpg:grpSpPr>
                      <pic:pic xmlns:pic="http://schemas.openxmlformats.org/drawingml/2006/picture">
                        <pic:nvPicPr>
                          <pic:cNvPr id="5" name="Image 5"/>
                          <pic:cNvPicPr/>
                        </pic:nvPicPr>
                        <pic:blipFill>
                          <a:blip r:embed="rId5" cstate="print"/>
                          <a:stretch>
                            <a:fillRect/>
                          </a:stretch>
                        </pic:blipFill>
                        <pic:spPr>
                          <a:xfrm>
                            <a:off x="0" y="0"/>
                            <a:ext cx="175869" cy="204660"/>
                          </a:xfrm>
                          <a:prstGeom prst="rect">
                            <a:avLst/>
                          </a:prstGeom>
                        </pic:spPr>
                      </pic:pic>
                      <pic:pic xmlns:pic="http://schemas.openxmlformats.org/drawingml/2006/picture">
                        <pic:nvPicPr>
                          <pic:cNvPr id="6" name="Image 6"/>
                          <pic:cNvPicPr/>
                        </pic:nvPicPr>
                        <pic:blipFill>
                          <a:blip r:embed="rId6" cstate="print"/>
                          <a:stretch>
                            <a:fillRect/>
                          </a:stretch>
                        </pic:blipFill>
                        <pic:spPr>
                          <a:xfrm>
                            <a:off x="195742" y="0"/>
                            <a:ext cx="350357" cy="204660"/>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574094" y="2518"/>
                            <a:ext cx="185369" cy="199910"/>
                          </a:xfrm>
                          <a:prstGeom prst="rect">
                            <a:avLst/>
                          </a:prstGeom>
                        </pic:spPr>
                      </pic:pic>
                    </wpg:wgp>
                  </a:graphicData>
                </a:graphic>
              </wp:anchor>
            </w:drawing>
          </mc:Choice>
          <mc:Fallback>
            <w:pict>
              <v:group w14:anchorId="488B334E" id="Group 4" o:spid="_x0000_s1026" style="position:absolute;margin-left:96.85pt;margin-top:15.85pt;width:59.8pt;height:16.15pt;z-index:15731200;mso-wrap-distance-left:0;mso-wrap-distance-right:0;mso-position-horizontal-relative:page" coordsize="7594,2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&#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1758;height:2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">
                  <v:imagedata r:id="rId8" o:title=""/>
                </v:shape>
                <v:shape id="Image 6" o:spid="_x0000_s1028" type="#_x0000_t75" style="position:absolute;left:1957;width:3503;height:2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">
                  <v:imagedata r:id="rId9" o:title=""/>
                </v:shape>
                <v:shape id="Image 7" o:spid="_x0000_s1029" type="#_x0000_t75" style="position:absolute;left:5740;top:25;width:1854;height:1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">
                  <v:imagedata r:id="rId10" o:title=""/>
                </v:shape>
                <w10:wrap anchorx="page"/>
              </v:group>
            </w:pict>
          </mc:Fallback>
        </mc:AlternateContent>
      </w:r>
      <w:r>
        <w:rPr>
          <w:noProof/>
        </w:rPr>
        <mc:AlternateContent>
          <mc:Choice Requires="wpg">
            <w:drawing>
              <wp:anchor distT="0" distB="0" distL="0" distR="0" simplePos="0" relativeHeight="15731712" behindDoc="0" locked="0" layoutInCell="1" allowOverlap="1" wp14:anchorId="6F027C84" wp14:editId="4D6FD8BA">
                <wp:simplePos x="0" y="0"/>
                <wp:positionH relativeFrom="page">
                  <wp:posOffset>2035267</wp:posOffset>
                </wp:positionH>
                <wp:positionV relativeFrom="paragraph">
                  <wp:posOffset>204008</wp:posOffset>
                </wp:positionV>
                <wp:extent cx="276225" cy="2000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225" cy="200025"/>
                          <a:chOff x="0" y="0"/>
                          <a:chExt cx="276225" cy="200025"/>
                        </a:xfrm>
                      </wpg:grpSpPr>
                      <wps:wsp>
                        <wps:cNvPr id="9" name="Graphic 9"/>
                        <wps:cNvSpPr/>
                        <wps:spPr>
                          <a:xfrm>
                            <a:off x="-3" y="16"/>
                            <a:ext cx="113030" cy="199390"/>
                          </a:xfrm>
                          <a:custGeom>
                            <a:avLst/>
                            <a:gdLst/>
                            <a:ahLst/>
                            <a:cxnLst/>
                            <a:rect l="l" t="t" r="r" b="b"/>
                            <a:pathLst>
                              <a:path w="113030" h="199390">
                                <a:moveTo>
                                  <a:pt x="112661" y="186690"/>
                                </a:moveTo>
                                <a:lnTo>
                                  <a:pt x="15646" y="186690"/>
                                </a:lnTo>
                                <a:lnTo>
                                  <a:pt x="15646" y="0"/>
                                </a:lnTo>
                                <a:lnTo>
                                  <a:pt x="0" y="0"/>
                                </a:lnTo>
                                <a:lnTo>
                                  <a:pt x="0" y="186690"/>
                                </a:lnTo>
                                <a:lnTo>
                                  <a:pt x="0" y="199390"/>
                                </a:lnTo>
                                <a:lnTo>
                                  <a:pt x="112661" y="199390"/>
                                </a:lnTo>
                                <a:lnTo>
                                  <a:pt x="112661" y="186690"/>
                                </a:lnTo>
                                <a:close/>
                              </a:path>
                            </a:pathLst>
                          </a:custGeom>
                          <a:solidFill>
                            <a:srgbClr val="020303"/>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1" cstate="print"/>
                          <a:stretch>
                            <a:fillRect/>
                          </a:stretch>
                        </pic:blipFill>
                        <pic:spPr>
                          <a:xfrm>
                            <a:off x="141225" y="0"/>
                            <a:ext cx="134480" cy="199923"/>
                          </a:xfrm>
                          <a:prstGeom prst="rect">
                            <a:avLst/>
                          </a:prstGeom>
                        </pic:spPr>
                      </pic:pic>
                    </wpg:wgp>
                  </a:graphicData>
                </a:graphic>
              </wp:anchor>
            </w:drawing>
          </mc:Choice>
          <mc:Fallback>
            <w:pict>
              <v:group w14:anchorId="30D00DA0" id="Group 8" o:spid="_x0000_s1026" style="position:absolute;margin-left:160.25pt;margin-top:16.05pt;width:21.75pt;height:15.75pt;z-index:15731712;mso-wrap-distance-left:0;mso-wrap-distance-right:0;mso-position-horizontal-relative:page" coordsize="276225,200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">
                <v:shape id="Graphic 9" o:spid="_x0000_s1027" style="position:absolute;left:-3;top:16;width:113030;height:199390;visibility:visible;mso-wrap-style:square;v-text-anchor:top" coordsize="11303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" path="m112661,186690r-97015,l15646,,,,,186690r,12700l112661,199390r,-12700xe" fillcolor="#020303" stroked="f">
                  <v:path arrowok="t"/>
                </v:shape>
                <v:shape id="Image 10" o:spid="_x0000_s1028" type="#_x0000_t75" style="position:absolute;left:141225;width:134480;height:199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">
                  <v:imagedata r:id="rId12" o:title=""/>
                </v:shape>
                <w10:wrap anchorx="page"/>
              </v:group>
            </w:pict>
          </mc:Fallback>
        </mc:AlternateContent>
      </w:r>
      <w:r>
        <w:rPr>
          <w:rFonts w:ascii="Lucida Sans" w:hAnsi="Lucida Sans"/>
          <w:color w:val="231F20"/>
          <w:sz w:val="14"/>
        </w:rPr>
        <w:t>Commission</w:t>
      </w:r>
      <w:r>
        <w:rPr>
          <w:rFonts w:ascii="Lucida Sans" w:hAnsi="Lucida Sans"/>
          <w:color w:val="231F20"/>
          <w:spacing w:val="-12"/>
          <w:sz w:val="14"/>
        </w:rPr>
        <w:t xml:space="preserve"> </w:t>
      </w:r>
      <w:r>
        <w:rPr>
          <w:rFonts w:ascii="Lucida Sans" w:hAnsi="Lucida Sans"/>
          <w:color w:val="231F20"/>
          <w:sz w:val="14"/>
        </w:rPr>
        <w:t>for</w:t>
      </w:r>
      <w:r>
        <w:rPr>
          <w:rFonts w:ascii="Lucida Sans" w:hAnsi="Lucida Sans"/>
          <w:color w:val="231F20"/>
          <w:spacing w:val="-11"/>
          <w:sz w:val="14"/>
        </w:rPr>
        <w:t xml:space="preserve"> </w:t>
      </w:r>
      <w:r>
        <w:rPr>
          <w:rFonts w:ascii="Lucida Sans" w:hAnsi="Lucida Sans"/>
          <w:color w:val="231F20"/>
          <w:sz w:val="14"/>
        </w:rPr>
        <w:t>the</w:t>
      </w:r>
      <w:r>
        <w:rPr>
          <w:rFonts w:ascii="Lucida Sans" w:hAnsi="Lucida Sans"/>
          <w:color w:val="231F20"/>
          <w:spacing w:val="-11"/>
          <w:sz w:val="14"/>
        </w:rPr>
        <w:t xml:space="preserve"> </w:t>
      </w:r>
      <w:r>
        <w:rPr>
          <w:rFonts w:ascii="Lucida Sans" w:hAnsi="Lucida Sans"/>
          <w:color w:val="231F20"/>
          <w:sz w:val="14"/>
        </w:rPr>
        <w:t>Conservation</w:t>
      </w:r>
      <w:r>
        <w:rPr>
          <w:rFonts w:ascii="Lucida Sans" w:hAnsi="Lucida Sans"/>
          <w:color w:val="231F20"/>
          <w:spacing w:val="-11"/>
          <w:sz w:val="14"/>
        </w:rPr>
        <w:t xml:space="preserve"> </w:t>
      </w:r>
      <w:r>
        <w:rPr>
          <w:rFonts w:ascii="Lucida Sans" w:hAnsi="Lucida Sans"/>
          <w:color w:val="231F20"/>
          <w:sz w:val="14"/>
        </w:rPr>
        <w:t>of</w:t>
      </w:r>
      <w:r>
        <w:rPr>
          <w:rFonts w:ascii="Lucida Sans" w:hAnsi="Lucida Sans"/>
          <w:color w:val="231F20"/>
          <w:spacing w:val="-11"/>
          <w:sz w:val="14"/>
        </w:rPr>
        <w:t xml:space="preserve"> </w:t>
      </w:r>
      <w:r>
        <w:rPr>
          <w:rFonts w:ascii="Lucida Sans" w:hAnsi="Lucida Sans"/>
          <w:color w:val="231F20"/>
          <w:sz w:val="14"/>
        </w:rPr>
        <w:t>Antarctic</w:t>
      </w:r>
      <w:r>
        <w:rPr>
          <w:rFonts w:ascii="Lucida Sans" w:hAnsi="Lucida Sans"/>
          <w:color w:val="231F20"/>
          <w:spacing w:val="-11"/>
          <w:sz w:val="14"/>
        </w:rPr>
        <w:t xml:space="preserve"> </w:t>
      </w:r>
      <w:r>
        <w:rPr>
          <w:rFonts w:ascii="Lucida Sans" w:hAnsi="Lucida Sans"/>
          <w:color w:val="231F20"/>
          <w:sz w:val="14"/>
        </w:rPr>
        <w:t>Marine</w:t>
      </w:r>
      <w:r>
        <w:rPr>
          <w:rFonts w:ascii="Lucida Sans" w:hAnsi="Lucida Sans"/>
          <w:color w:val="231F20"/>
          <w:spacing w:val="-11"/>
          <w:sz w:val="14"/>
        </w:rPr>
        <w:t xml:space="preserve"> </w:t>
      </w:r>
      <w:r>
        <w:rPr>
          <w:rFonts w:ascii="Lucida Sans" w:hAnsi="Lucida Sans"/>
          <w:color w:val="231F20"/>
          <w:sz w:val="14"/>
        </w:rPr>
        <w:t>Living</w:t>
      </w:r>
      <w:r>
        <w:rPr>
          <w:rFonts w:ascii="Lucida Sans" w:hAnsi="Lucida Sans"/>
          <w:color w:val="231F20"/>
          <w:spacing w:val="-11"/>
          <w:sz w:val="14"/>
        </w:rPr>
        <w:t xml:space="preserve"> </w:t>
      </w:r>
      <w:r>
        <w:rPr>
          <w:rFonts w:ascii="Lucida Sans" w:hAnsi="Lucida Sans"/>
          <w:color w:val="231F20"/>
          <w:sz w:val="14"/>
        </w:rPr>
        <w:t xml:space="preserve">Resources </w:t>
      </w:r>
      <w:r>
        <w:rPr>
          <w:rFonts w:ascii="Lucida Sans" w:hAnsi="Lucida Sans"/>
          <w:color w:val="231F20"/>
          <w:spacing w:val="-2"/>
          <w:sz w:val="14"/>
        </w:rPr>
        <w:t>Commission</w:t>
      </w:r>
      <w:r>
        <w:rPr>
          <w:rFonts w:ascii="Lucida Sans" w:hAnsi="Lucida Sans"/>
          <w:color w:val="231F20"/>
          <w:spacing w:val="-6"/>
          <w:sz w:val="14"/>
        </w:rPr>
        <w:t xml:space="preserve"> </w:t>
      </w:r>
      <w:r>
        <w:rPr>
          <w:rFonts w:ascii="Lucida Sans" w:hAnsi="Lucida Sans"/>
          <w:color w:val="231F20"/>
          <w:spacing w:val="-2"/>
          <w:sz w:val="14"/>
        </w:rPr>
        <w:t>pour</w:t>
      </w:r>
      <w:r>
        <w:rPr>
          <w:rFonts w:ascii="Lucida Sans" w:hAnsi="Lucida Sans"/>
          <w:color w:val="231F20"/>
          <w:spacing w:val="-6"/>
          <w:sz w:val="14"/>
        </w:rPr>
        <w:t xml:space="preserve"> </w:t>
      </w:r>
      <w:r>
        <w:rPr>
          <w:rFonts w:ascii="Lucida Sans" w:hAnsi="Lucida Sans"/>
          <w:color w:val="231F20"/>
          <w:spacing w:val="-2"/>
          <w:sz w:val="14"/>
        </w:rPr>
        <w:t>la</w:t>
      </w:r>
      <w:r>
        <w:rPr>
          <w:rFonts w:ascii="Lucida Sans" w:hAnsi="Lucida Sans"/>
          <w:color w:val="231F20"/>
          <w:spacing w:val="-6"/>
          <w:sz w:val="14"/>
        </w:rPr>
        <w:t xml:space="preserve"> </w:t>
      </w:r>
      <w:r>
        <w:rPr>
          <w:rFonts w:ascii="Lucida Sans" w:hAnsi="Lucida Sans"/>
          <w:color w:val="231F20"/>
          <w:spacing w:val="-2"/>
          <w:sz w:val="14"/>
        </w:rPr>
        <w:t>conservation</w:t>
      </w:r>
      <w:r>
        <w:rPr>
          <w:rFonts w:ascii="Lucida Sans" w:hAnsi="Lucida Sans"/>
          <w:color w:val="231F20"/>
          <w:spacing w:val="-6"/>
          <w:sz w:val="14"/>
        </w:rPr>
        <w:t xml:space="preserve"> </w:t>
      </w:r>
      <w:r>
        <w:rPr>
          <w:rFonts w:ascii="Lucida Sans" w:hAnsi="Lucida Sans"/>
          <w:color w:val="231F20"/>
          <w:spacing w:val="-2"/>
          <w:sz w:val="14"/>
        </w:rPr>
        <w:t>de</w:t>
      </w:r>
      <w:r>
        <w:rPr>
          <w:rFonts w:ascii="Lucida Sans" w:hAnsi="Lucida Sans"/>
          <w:color w:val="231F20"/>
          <w:spacing w:val="-6"/>
          <w:sz w:val="14"/>
        </w:rPr>
        <w:t xml:space="preserve"> </w:t>
      </w:r>
      <w:r>
        <w:rPr>
          <w:rFonts w:ascii="Lucida Sans" w:hAnsi="Lucida Sans"/>
          <w:color w:val="231F20"/>
          <w:spacing w:val="-2"/>
          <w:sz w:val="14"/>
        </w:rPr>
        <w:t>la</w:t>
      </w:r>
      <w:r>
        <w:rPr>
          <w:rFonts w:ascii="Lucida Sans" w:hAnsi="Lucida Sans"/>
          <w:color w:val="231F20"/>
          <w:spacing w:val="-6"/>
          <w:sz w:val="14"/>
        </w:rPr>
        <w:t xml:space="preserve"> </w:t>
      </w:r>
      <w:r>
        <w:rPr>
          <w:rFonts w:ascii="Lucida Sans" w:hAnsi="Lucida Sans"/>
          <w:color w:val="231F20"/>
          <w:spacing w:val="-2"/>
          <w:sz w:val="14"/>
        </w:rPr>
        <w:t>faune</w:t>
      </w:r>
      <w:r>
        <w:rPr>
          <w:rFonts w:ascii="Lucida Sans" w:hAnsi="Lucida Sans"/>
          <w:color w:val="231F20"/>
          <w:spacing w:val="-6"/>
          <w:sz w:val="14"/>
        </w:rPr>
        <w:t xml:space="preserve"> </w:t>
      </w:r>
      <w:r>
        <w:rPr>
          <w:rFonts w:ascii="Lucida Sans" w:hAnsi="Lucida Sans"/>
          <w:color w:val="231F20"/>
          <w:spacing w:val="-2"/>
          <w:sz w:val="14"/>
        </w:rPr>
        <w:t>et</w:t>
      </w:r>
      <w:r>
        <w:rPr>
          <w:rFonts w:ascii="Lucida Sans" w:hAnsi="Lucida Sans"/>
          <w:color w:val="231F20"/>
          <w:spacing w:val="-6"/>
          <w:sz w:val="14"/>
        </w:rPr>
        <w:t xml:space="preserve"> </w:t>
      </w:r>
      <w:r>
        <w:rPr>
          <w:rFonts w:ascii="Lucida Sans" w:hAnsi="Lucida Sans"/>
          <w:color w:val="231F20"/>
          <w:spacing w:val="-2"/>
          <w:sz w:val="14"/>
        </w:rPr>
        <w:t>la</w:t>
      </w:r>
      <w:r>
        <w:rPr>
          <w:rFonts w:ascii="Lucida Sans" w:hAnsi="Lucida Sans"/>
          <w:color w:val="231F20"/>
          <w:spacing w:val="-6"/>
          <w:sz w:val="14"/>
        </w:rPr>
        <w:t xml:space="preserve"> </w:t>
      </w:r>
      <w:r>
        <w:rPr>
          <w:rFonts w:ascii="Lucida Sans" w:hAnsi="Lucida Sans"/>
          <w:color w:val="231F20"/>
          <w:spacing w:val="-2"/>
          <w:sz w:val="14"/>
        </w:rPr>
        <w:t>flore</w:t>
      </w:r>
      <w:r>
        <w:rPr>
          <w:rFonts w:ascii="Lucida Sans" w:hAnsi="Lucida Sans"/>
          <w:color w:val="231F20"/>
          <w:spacing w:val="-6"/>
          <w:sz w:val="14"/>
        </w:rPr>
        <w:t xml:space="preserve"> </w:t>
      </w:r>
      <w:r>
        <w:rPr>
          <w:rFonts w:ascii="Lucida Sans" w:hAnsi="Lucida Sans"/>
          <w:color w:val="231F20"/>
          <w:spacing w:val="-2"/>
          <w:sz w:val="14"/>
        </w:rPr>
        <w:t>marines</w:t>
      </w:r>
      <w:r>
        <w:rPr>
          <w:rFonts w:ascii="Lucida Sans" w:hAnsi="Lucida Sans"/>
          <w:color w:val="231F20"/>
          <w:spacing w:val="-6"/>
          <w:sz w:val="14"/>
        </w:rPr>
        <w:t xml:space="preserve"> </w:t>
      </w:r>
      <w:r>
        <w:rPr>
          <w:rFonts w:ascii="Lucida Sans" w:hAnsi="Lucida Sans"/>
          <w:color w:val="231F20"/>
          <w:spacing w:val="-2"/>
          <w:sz w:val="14"/>
        </w:rPr>
        <w:t>de</w:t>
      </w:r>
      <w:r>
        <w:rPr>
          <w:rFonts w:ascii="Lucida Sans" w:hAnsi="Lucida Sans"/>
          <w:color w:val="231F20"/>
          <w:spacing w:val="-6"/>
          <w:sz w:val="14"/>
        </w:rPr>
        <w:t xml:space="preserve"> </w:t>
      </w:r>
      <w:r>
        <w:rPr>
          <w:rFonts w:ascii="Lucida Sans" w:hAnsi="Lucida Sans"/>
          <w:color w:val="231F20"/>
          <w:spacing w:val="-2"/>
          <w:sz w:val="14"/>
        </w:rPr>
        <w:t xml:space="preserve">l’Antarctique </w:t>
      </w:r>
      <w:r>
        <w:rPr>
          <w:rFonts w:ascii="Century Gothic" w:hAnsi="Century Gothic"/>
          <w:color w:val="231F20"/>
          <w:sz w:val="14"/>
        </w:rPr>
        <w:t>Комиссия</w:t>
      </w:r>
      <w:r>
        <w:rPr>
          <w:rFonts w:ascii="Century Gothic" w:hAnsi="Century Gothic"/>
          <w:color w:val="231F20"/>
          <w:spacing w:val="-5"/>
          <w:sz w:val="14"/>
        </w:rPr>
        <w:t xml:space="preserve"> </w:t>
      </w:r>
      <w:r>
        <w:rPr>
          <w:rFonts w:ascii="Century Gothic" w:hAnsi="Century Gothic"/>
          <w:color w:val="231F20"/>
          <w:sz w:val="14"/>
        </w:rPr>
        <w:t>по</w:t>
      </w:r>
      <w:r>
        <w:rPr>
          <w:rFonts w:ascii="Century Gothic" w:hAnsi="Century Gothic"/>
          <w:color w:val="231F20"/>
          <w:spacing w:val="-5"/>
          <w:sz w:val="14"/>
        </w:rPr>
        <w:t xml:space="preserve"> </w:t>
      </w:r>
      <w:r>
        <w:rPr>
          <w:rFonts w:ascii="Century Gothic" w:hAnsi="Century Gothic"/>
          <w:color w:val="231F20"/>
          <w:sz w:val="14"/>
        </w:rPr>
        <w:t>cохранению</w:t>
      </w:r>
      <w:r>
        <w:rPr>
          <w:rFonts w:ascii="Century Gothic" w:hAnsi="Century Gothic"/>
          <w:color w:val="231F20"/>
          <w:spacing w:val="-5"/>
          <w:sz w:val="14"/>
        </w:rPr>
        <w:t xml:space="preserve"> </w:t>
      </w:r>
      <w:r>
        <w:rPr>
          <w:rFonts w:ascii="Century Gothic" w:hAnsi="Century Gothic"/>
          <w:color w:val="231F20"/>
          <w:sz w:val="14"/>
        </w:rPr>
        <w:t>морских</w:t>
      </w:r>
      <w:r>
        <w:rPr>
          <w:rFonts w:ascii="Century Gothic" w:hAnsi="Century Gothic"/>
          <w:color w:val="231F20"/>
          <w:spacing w:val="-5"/>
          <w:sz w:val="14"/>
        </w:rPr>
        <w:t xml:space="preserve"> </w:t>
      </w:r>
      <w:r>
        <w:rPr>
          <w:rFonts w:ascii="Century Gothic" w:hAnsi="Century Gothic"/>
          <w:color w:val="231F20"/>
          <w:sz w:val="14"/>
        </w:rPr>
        <w:t>живых</w:t>
      </w:r>
      <w:r>
        <w:rPr>
          <w:rFonts w:ascii="Century Gothic" w:hAnsi="Century Gothic"/>
          <w:color w:val="231F20"/>
          <w:spacing w:val="-5"/>
          <w:sz w:val="14"/>
        </w:rPr>
        <w:t xml:space="preserve"> </w:t>
      </w:r>
      <w:r>
        <w:rPr>
          <w:rFonts w:ascii="Century Gothic" w:hAnsi="Century Gothic"/>
          <w:color w:val="231F20"/>
          <w:sz w:val="14"/>
        </w:rPr>
        <w:t>pесурсов</w:t>
      </w:r>
      <w:r>
        <w:rPr>
          <w:rFonts w:ascii="Century Gothic" w:hAnsi="Century Gothic"/>
          <w:color w:val="231F20"/>
          <w:spacing w:val="-5"/>
          <w:sz w:val="14"/>
        </w:rPr>
        <w:t xml:space="preserve"> </w:t>
      </w:r>
      <w:r>
        <w:rPr>
          <w:rFonts w:ascii="Century Gothic" w:hAnsi="Century Gothic"/>
          <w:color w:val="231F20"/>
          <w:sz w:val="14"/>
        </w:rPr>
        <w:t>Антарктики</w:t>
      </w:r>
    </w:p>
    <w:p w14:paraId="2522085B" w14:textId="77777777" w:rsidR="006E506B" w:rsidRDefault="00226618">
      <w:pPr>
        <w:spacing w:line="163" w:lineRule="exact"/>
        <w:ind w:right="105"/>
        <w:jc w:val="right"/>
        <w:rPr>
          <w:rFonts w:ascii="Lucida Sans" w:hAnsi="Lucida Sans"/>
          <w:sz w:val="14"/>
        </w:rPr>
      </w:pPr>
      <w:r>
        <w:rPr>
          <w:rFonts w:ascii="Lucida Sans" w:hAnsi="Lucida Sans"/>
          <w:color w:val="231F20"/>
          <w:spacing w:val="-2"/>
          <w:sz w:val="14"/>
        </w:rPr>
        <w:t>Comisión para la</w:t>
      </w:r>
      <w:r>
        <w:rPr>
          <w:rFonts w:ascii="Lucida Sans" w:hAnsi="Lucida Sans"/>
          <w:color w:val="231F20"/>
          <w:spacing w:val="-1"/>
          <w:sz w:val="14"/>
        </w:rPr>
        <w:t xml:space="preserve"> </w:t>
      </w:r>
      <w:r>
        <w:rPr>
          <w:rFonts w:ascii="Lucida Sans" w:hAnsi="Lucida Sans"/>
          <w:color w:val="231F20"/>
          <w:spacing w:val="-2"/>
          <w:sz w:val="14"/>
        </w:rPr>
        <w:t>Conservación de</w:t>
      </w:r>
      <w:r>
        <w:rPr>
          <w:rFonts w:ascii="Lucida Sans" w:hAnsi="Lucida Sans"/>
          <w:color w:val="231F20"/>
          <w:spacing w:val="-1"/>
          <w:sz w:val="14"/>
        </w:rPr>
        <w:t xml:space="preserve"> </w:t>
      </w:r>
      <w:r>
        <w:rPr>
          <w:rFonts w:ascii="Lucida Sans" w:hAnsi="Lucida Sans"/>
          <w:color w:val="231F20"/>
          <w:spacing w:val="-2"/>
          <w:sz w:val="14"/>
        </w:rPr>
        <w:t>los Recursos Vivos</w:t>
      </w:r>
      <w:r>
        <w:rPr>
          <w:rFonts w:ascii="Lucida Sans" w:hAnsi="Lucida Sans"/>
          <w:color w:val="231F20"/>
          <w:spacing w:val="-1"/>
          <w:sz w:val="14"/>
        </w:rPr>
        <w:t xml:space="preserve"> </w:t>
      </w:r>
      <w:r>
        <w:rPr>
          <w:rFonts w:ascii="Lucida Sans" w:hAnsi="Lucida Sans"/>
          <w:color w:val="231F20"/>
          <w:spacing w:val="-2"/>
          <w:sz w:val="14"/>
        </w:rPr>
        <w:t>Marinos Antárticos</w:t>
      </w:r>
    </w:p>
    <w:p w14:paraId="25A755C4" w14:textId="77777777" w:rsidR="006E506B" w:rsidRDefault="006E506B">
      <w:pPr>
        <w:pStyle w:val="BodyText"/>
        <w:rPr>
          <w:rFonts w:ascii="Lucida Sans"/>
        </w:rPr>
      </w:pPr>
    </w:p>
    <w:p w14:paraId="1F91F75A" w14:textId="77777777" w:rsidR="006E506B" w:rsidRDefault="006E506B">
      <w:pPr>
        <w:pStyle w:val="BodyText"/>
        <w:rPr>
          <w:rFonts w:ascii="Lucida Sans"/>
        </w:rPr>
      </w:pPr>
    </w:p>
    <w:p w14:paraId="3DCB058C" w14:textId="77777777" w:rsidR="006E506B" w:rsidRDefault="006E506B">
      <w:pPr>
        <w:pStyle w:val="BodyText"/>
        <w:rPr>
          <w:rFonts w:ascii="Lucida Sans"/>
        </w:rPr>
      </w:pPr>
    </w:p>
    <w:p w14:paraId="30A09B23" w14:textId="77777777" w:rsidR="006E506B" w:rsidRDefault="006E506B">
      <w:pPr>
        <w:pStyle w:val="BodyText"/>
        <w:rPr>
          <w:rFonts w:ascii="Lucida Sans"/>
        </w:rPr>
      </w:pPr>
    </w:p>
    <w:p w14:paraId="1C6C47F0" w14:textId="77777777" w:rsidR="006E506B" w:rsidRDefault="006E506B">
      <w:pPr>
        <w:pStyle w:val="BodyText"/>
        <w:rPr>
          <w:rFonts w:ascii="Lucida Sans"/>
        </w:rPr>
      </w:pPr>
    </w:p>
    <w:p w14:paraId="01107AD6" w14:textId="77777777" w:rsidR="006E506B" w:rsidRDefault="006E506B">
      <w:pPr>
        <w:pStyle w:val="BodyText"/>
        <w:spacing w:before="196"/>
        <w:rPr>
          <w:rFonts w:ascii="Lucida Sans"/>
        </w:rPr>
      </w:pPr>
    </w:p>
    <w:p w14:paraId="70452381" w14:textId="1C320A19" w:rsidR="006E506B" w:rsidRDefault="00226618">
      <w:pPr>
        <w:pStyle w:val="BodyText"/>
        <w:ind w:left="2699"/>
        <w:rPr>
          <w:rFonts w:ascii="Arial"/>
        </w:rPr>
      </w:pPr>
      <w:r>
        <w:rPr>
          <w:rFonts w:ascii="Arial"/>
          <w:spacing w:val="-2"/>
        </w:rPr>
        <w:t>WG-EMM-2024/53</w:t>
      </w:r>
      <w:ins w:id="0" w:author="Anthony Cossio" w:date="2025-05-09T14:35:00Z">
        <w:r w:rsidR="00FC62C4">
          <w:rPr>
            <w:rFonts w:ascii="Arial"/>
            <w:spacing w:val="-2"/>
          </w:rPr>
          <w:t xml:space="preserve"> revision 1</w:t>
        </w:r>
      </w:ins>
    </w:p>
    <w:p w14:paraId="276FFBCF" w14:textId="77777777" w:rsidR="006E506B" w:rsidRDefault="00226618">
      <w:pPr>
        <w:spacing w:before="162" w:line="436" w:lineRule="auto"/>
        <w:ind w:left="2699" w:right="5674"/>
        <w:rPr>
          <w:rFonts w:ascii="Arial"/>
          <w:sz w:val="20"/>
        </w:rPr>
      </w:pPr>
      <w:r>
        <w:rPr>
          <w:rFonts w:ascii="Arial"/>
          <w:sz w:val="20"/>
        </w:rPr>
        <w:t>16 June 2024 Original:</w:t>
      </w:r>
      <w:r>
        <w:rPr>
          <w:rFonts w:ascii="Arial"/>
          <w:spacing w:val="-14"/>
          <w:sz w:val="20"/>
        </w:rPr>
        <w:t xml:space="preserve"> </w:t>
      </w:r>
      <w:r>
        <w:rPr>
          <w:rFonts w:ascii="Arial"/>
          <w:sz w:val="20"/>
        </w:rPr>
        <w:t>English</w:t>
      </w:r>
    </w:p>
    <w:p w14:paraId="0E1C0174" w14:textId="77777777" w:rsidR="006E506B" w:rsidRDefault="006E506B">
      <w:pPr>
        <w:pStyle w:val="BodyText"/>
        <w:rPr>
          <w:rFonts w:ascii="Arial"/>
          <w:sz w:val="20"/>
        </w:rPr>
      </w:pPr>
    </w:p>
    <w:p w14:paraId="63707D08" w14:textId="77777777" w:rsidR="006E506B" w:rsidRDefault="006E506B">
      <w:pPr>
        <w:pStyle w:val="BodyText"/>
        <w:rPr>
          <w:rFonts w:ascii="Arial"/>
          <w:sz w:val="20"/>
        </w:rPr>
      </w:pPr>
    </w:p>
    <w:p w14:paraId="6D797717" w14:textId="77777777" w:rsidR="006E506B" w:rsidRDefault="006E506B">
      <w:pPr>
        <w:pStyle w:val="BodyText"/>
        <w:rPr>
          <w:rFonts w:ascii="Arial"/>
          <w:sz w:val="20"/>
        </w:rPr>
      </w:pPr>
    </w:p>
    <w:p w14:paraId="67DAAFBB" w14:textId="77777777" w:rsidR="006E506B" w:rsidRDefault="006E506B">
      <w:pPr>
        <w:pStyle w:val="BodyText"/>
        <w:rPr>
          <w:rFonts w:ascii="Arial"/>
          <w:sz w:val="20"/>
        </w:rPr>
      </w:pPr>
    </w:p>
    <w:p w14:paraId="4B9474DF" w14:textId="77777777" w:rsidR="006E506B" w:rsidRDefault="006E506B">
      <w:pPr>
        <w:pStyle w:val="BodyText"/>
        <w:rPr>
          <w:rFonts w:ascii="Arial"/>
          <w:sz w:val="20"/>
        </w:rPr>
      </w:pPr>
    </w:p>
    <w:p w14:paraId="195463FC" w14:textId="77777777" w:rsidR="006E506B" w:rsidRDefault="006E506B">
      <w:pPr>
        <w:pStyle w:val="BodyText"/>
        <w:spacing w:before="44"/>
        <w:rPr>
          <w:rFonts w:ascii="Arial"/>
          <w:sz w:val="20"/>
        </w:rPr>
      </w:pPr>
    </w:p>
    <w:p w14:paraId="558C6D46" w14:textId="77777777" w:rsidR="006E506B" w:rsidRDefault="00226618">
      <w:pPr>
        <w:pStyle w:val="Heading1"/>
        <w:spacing w:line="290" w:lineRule="auto"/>
        <w:ind w:left="2699"/>
        <w:rPr>
          <w:rFonts w:ascii="Arial"/>
        </w:rPr>
      </w:pPr>
      <w:r>
        <w:rPr>
          <w:noProof/>
        </w:rPr>
        <mc:AlternateContent>
          <mc:Choice Requires="wps">
            <w:drawing>
              <wp:anchor distT="0" distB="0" distL="0" distR="0" simplePos="0" relativeHeight="15732224" behindDoc="0" locked="0" layoutInCell="1" allowOverlap="1" wp14:anchorId="56DA2C50" wp14:editId="0AE2E39D">
                <wp:simplePos x="0" y="0"/>
                <wp:positionH relativeFrom="page">
                  <wp:posOffset>459761</wp:posOffset>
                </wp:positionH>
                <wp:positionV relativeFrom="paragraph">
                  <wp:posOffset>153809</wp:posOffset>
                </wp:positionV>
                <wp:extent cx="720725" cy="23196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725" cy="2319655"/>
                        </a:xfrm>
                        <a:prstGeom prst="rect">
                          <a:avLst/>
                        </a:prstGeom>
                      </wps:spPr>
                      <wps:txbx>
                        <w:txbxContent>
                          <w:p w14:paraId="70FE7DD5" w14:textId="77777777" w:rsidR="006E506B" w:rsidRDefault="00226618">
                            <w:pPr>
                              <w:spacing w:before="92"/>
                              <w:ind w:left="20"/>
                              <w:rPr>
                                <w:rFonts w:ascii="Verdana"/>
                                <w:sz w:val="84"/>
                              </w:rPr>
                            </w:pPr>
                            <w:r>
                              <w:rPr>
                                <w:rFonts w:ascii="Verdana"/>
                                <w:color w:val="0084C1"/>
                                <w:w w:val="90"/>
                                <w:sz w:val="84"/>
                              </w:rPr>
                              <w:t>WG-</w:t>
                            </w:r>
                            <w:r>
                              <w:rPr>
                                <w:rFonts w:ascii="Verdana"/>
                                <w:color w:val="0084C1"/>
                                <w:spacing w:val="-5"/>
                                <w:w w:val="95"/>
                                <w:sz w:val="84"/>
                              </w:rPr>
                              <w:t>EMM</w:t>
                            </w:r>
                          </w:p>
                        </w:txbxContent>
                      </wps:txbx>
                      <wps:bodyPr vert="vert270" wrap="square" lIns="0" tIns="0" rIns="0" bIns="0" rtlCol="0">
                        <a:noAutofit/>
                      </wps:bodyPr>
                    </wps:wsp>
                  </a:graphicData>
                </a:graphic>
              </wp:anchor>
            </w:drawing>
          </mc:Choice>
          <mc:Fallback>
            <w:pict>
              <v:shapetype w14:anchorId="56DA2C50" id="_x0000_t202" coordsize="21600,21600" o:spt="202" path="m,l,21600r21600,l21600,xe">
                <v:stroke joinstyle="miter"/>
                <v:path gradientshapeok="t" o:connecttype="rect"/>
              </v:shapetype>
              <v:shape id="Textbox 11" o:spid="_x0000_s1026" type="#_x0000_t202" style="position:absolute;left:0;text-align:left;margin-left:36.2pt;margin-top:12.1pt;width:56.75pt;height:182.6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" filled="f" stroked="f">
                <v:textbox style="layout-flow:vertical;mso-layout-flow-alt:bottom-to-top" inset="0,0,0,0">
                  <w:txbxContent>
                    <w:p w14:paraId="70FE7DD5" w14:textId="77777777" w:rsidR="006E506B" w:rsidRDefault="00226618">
                      <w:pPr>
                        <w:spacing w:before="92"/>
                        <w:ind w:left="20"/>
                        <w:rPr>
                          <w:rFonts w:ascii="Verdana"/>
                          <w:sz w:val="84"/>
                        </w:rPr>
                      </w:pPr>
                      <w:r>
                        <w:rPr>
                          <w:rFonts w:ascii="Verdana"/>
                          <w:color w:val="0084C1"/>
                          <w:w w:val="90"/>
                          <w:sz w:val="84"/>
                        </w:rPr>
                        <w:t>WG-</w:t>
                      </w:r>
                      <w:r>
                        <w:rPr>
                          <w:rFonts w:ascii="Verdana"/>
                          <w:color w:val="0084C1"/>
                          <w:spacing w:val="-5"/>
                          <w:w w:val="95"/>
                          <w:sz w:val="84"/>
                        </w:rPr>
                        <w:t>EMM</w:t>
                      </w:r>
                    </w:p>
                  </w:txbxContent>
                </v:textbox>
                <w10:wrap anchorx="page"/>
              </v:shape>
            </w:pict>
          </mc:Fallback>
        </mc:AlternateContent>
      </w:r>
      <w:r>
        <w:rPr>
          <w:rFonts w:ascii="Arial"/>
        </w:rPr>
        <w:t>Biomass</w:t>
      </w:r>
      <w:r>
        <w:rPr>
          <w:rFonts w:ascii="Arial"/>
          <w:spacing w:val="-5"/>
        </w:rPr>
        <w:t xml:space="preserve"> </w:t>
      </w:r>
      <w:r>
        <w:rPr>
          <w:rFonts w:ascii="Arial"/>
        </w:rPr>
        <w:t>density</w:t>
      </w:r>
      <w:r>
        <w:rPr>
          <w:rFonts w:ascii="Arial"/>
          <w:spacing w:val="-5"/>
        </w:rPr>
        <w:t xml:space="preserve"> </w:t>
      </w:r>
      <w:r>
        <w:rPr>
          <w:rFonts w:ascii="Arial"/>
        </w:rPr>
        <w:t>estimates</w:t>
      </w:r>
      <w:r>
        <w:rPr>
          <w:rFonts w:ascii="Arial"/>
          <w:spacing w:val="-5"/>
        </w:rPr>
        <w:t xml:space="preserve"> </w:t>
      </w:r>
      <w:r>
        <w:rPr>
          <w:rFonts w:ascii="Arial"/>
        </w:rPr>
        <w:t>of</w:t>
      </w:r>
      <w:r>
        <w:rPr>
          <w:rFonts w:ascii="Arial"/>
          <w:spacing w:val="-5"/>
        </w:rPr>
        <w:t xml:space="preserve"> </w:t>
      </w:r>
      <w:r>
        <w:rPr>
          <w:rFonts w:ascii="Arial"/>
        </w:rPr>
        <w:t>Antarctic</w:t>
      </w:r>
      <w:r>
        <w:rPr>
          <w:rFonts w:ascii="Arial"/>
          <w:spacing w:val="-5"/>
        </w:rPr>
        <w:t xml:space="preserve"> </w:t>
      </w:r>
      <w:r>
        <w:rPr>
          <w:rFonts w:ascii="Arial"/>
        </w:rPr>
        <w:t>krill</w:t>
      </w:r>
      <w:r>
        <w:rPr>
          <w:rFonts w:ascii="Arial"/>
          <w:spacing w:val="-5"/>
        </w:rPr>
        <w:t xml:space="preserve"> </w:t>
      </w:r>
      <w:r>
        <w:rPr>
          <w:rFonts w:ascii="Arial"/>
        </w:rPr>
        <w:t>in</w:t>
      </w:r>
      <w:r>
        <w:rPr>
          <w:rFonts w:ascii="Arial"/>
          <w:spacing w:val="-5"/>
        </w:rPr>
        <w:t xml:space="preserve"> </w:t>
      </w:r>
      <w:r>
        <w:rPr>
          <w:rFonts w:ascii="Arial"/>
        </w:rPr>
        <w:t>Bransfield</w:t>
      </w:r>
      <w:r>
        <w:rPr>
          <w:rFonts w:ascii="Arial"/>
          <w:spacing w:val="-5"/>
        </w:rPr>
        <w:t xml:space="preserve"> </w:t>
      </w:r>
      <w:r>
        <w:rPr>
          <w:rFonts w:ascii="Arial"/>
        </w:rPr>
        <w:t>Strait during the 2023/24 austral summer from a new glider-based wideband echosounder</w:t>
      </w:r>
    </w:p>
    <w:p w14:paraId="0748EF26" w14:textId="77777777" w:rsidR="006E506B" w:rsidRDefault="006E506B">
      <w:pPr>
        <w:pStyle w:val="BodyText"/>
        <w:rPr>
          <w:rFonts w:ascii="Arial"/>
          <w:b/>
          <w:sz w:val="20"/>
        </w:rPr>
      </w:pPr>
    </w:p>
    <w:p w14:paraId="140B3AAE" w14:textId="77777777" w:rsidR="006E506B" w:rsidRDefault="006E506B">
      <w:pPr>
        <w:pStyle w:val="BodyText"/>
        <w:rPr>
          <w:rFonts w:ascii="Arial"/>
          <w:b/>
          <w:sz w:val="20"/>
        </w:rPr>
      </w:pPr>
    </w:p>
    <w:p w14:paraId="0DD6EFB1" w14:textId="77777777" w:rsidR="006E506B" w:rsidRDefault="006E506B">
      <w:pPr>
        <w:pStyle w:val="BodyText"/>
        <w:rPr>
          <w:rFonts w:ascii="Arial"/>
          <w:b/>
          <w:sz w:val="20"/>
        </w:rPr>
      </w:pPr>
    </w:p>
    <w:p w14:paraId="09B621E9" w14:textId="77777777" w:rsidR="006E506B" w:rsidRDefault="00226618">
      <w:pPr>
        <w:pStyle w:val="BodyText"/>
        <w:spacing w:before="63"/>
        <w:rPr>
          <w:rFonts w:ascii="Arial"/>
          <w:b/>
          <w:sz w:val="20"/>
        </w:rPr>
      </w:pPr>
      <w:r>
        <w:rPr>
          <w:noProof/>
        </w:rPr>
        <mc:AlternateContent>
          <mc:Choice Requires="wps">
            <w:drawing>
              <wp:anchor distT="0" distB="0" distL="0" distR="0" simplePos="0" relativeHeight="487587840" behindDoc="1" locked="0" layoutInCell="1" allowOverlap="1" wp14:anchorId="3D42BCC0" wp14:editId="444FECDD">
                <wp:simplePos x="0" y="0"/>
                <wp:positionH relativeFrom="page">
                  <wp:posOffset>2222995</wp:posOffset>
                </wp:positionH>
                <wp:positionV relativeFrom="paragraph">
                  <wp:posOffset>201672</wp:posOffset>
                </wp:positionV>
                <wp:extent cx="3114040" cy="1778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4040" cy="17780"/>
                        </a:xfrm>
                        <a:custGeom>
                          <a:avLst/>
                          <a:gdLst/>
                          <a:ahLst/>
                          <a:cxnLst/>
                          <a:rect l="l" t="t" r="r" b="b"/>
                          <a:pathLst>
                            <a:path w="3114040" h="17780">
                              <a:moveTo>
                                <a:pt x="3114001" y="0"/>
                              </a:moveTo>
                              <a:lnTo>
                                <a:pt x="0" y="0"/>
                              </a:lnTo>
                              <a:lnTo>
                                <a:pt x="0" y="17741"/>
                              </a:lnTo>
                              <a:lnTo>
                                <a:pt x="3114001" y="17741"/>
                              </a:lnTo>
                              <a:lnTo>
                                <a:pt x="3114001" y="0"/>
                              </a:lnTo>
                              <a:close/>
                            </a:path>
                          </a:pathLst>
                        </a:custGeom>
                        <a:solidFill>
                          <a:srgbClr val="0084C1"/>
                        </a:solidFill>
                      </wps:spPr>
                      <wps:bodyPr wrap="square" lIns="0" tIns="0" rIns="0" bIns="0" rtlCol="0">
                        <a:prstTxWarp prst="textNoShape">
                          <a:avLst/>
                        </a:prstTxWarp>
                        <a:noAutofit/>
                      </wps:bodyPr>
                    </wps:wsp>
                  </a:graphicData>
                </a:graphic>
              </wp:anchor>
            </w:drawing>
          </mc:Choice>
          <mc:Fallback>
            <w:pict>
              <v:shape w14:anchorId="0A482667" id="Graphic 12" o:spid="_x0000_s1026" style="position:absolute;margin-left:175.05pt;margin-top:15.9pt;width:245.2pt;height:1.4pt;z-index:-15728640;visibility:visible;mso-wrap-style:square;mso-wrap-distance-left:0;mso-wrap-distance-top:0;mso-wrap-distance-right:0;mso-wrap-distance-bottom:0;mso-position-horizontal:absolute;mso-position-horizontal-relative:page;mso-position-vertical:absolute;mso-position-vertical-relative:text;v-text-anchor:top" coordsize="311404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" path="m3114001,l,,,17741r3114001,l3114001,xe" fillcolor="#0084c1" stroked="f">
                <v:path arrowok="t"/>
                <w10:wrap type="topAndBottom" anchorx="page"/>
              </v:shape>
            </w:pict>
          </mc:Fallback>
        </mc:AlternateContent>
      </w:r>
    </w:p>
    <w:p w14:paraId="2B3F9B7F" w14:textId="77777777" w:rsidR="006E506B" w:rsidRDefault="006E506B">
      <w:pPr>
        <w:pStyle w:val="BodyText"/>
        <w:spacing w:before="90"/>
        <w:rPr>
          <w:rFonts w:ascii="Arial"/>
          <w:b/>
        </w:rPr>
      </w:pPr>
    </w:p>
    <w:p w14:paraId="423D254A" w14:textId="77777777" w:rsidR="006E506B" w:rsidRDefault="00226618">
      <w:pPr>
        <w:ind w:left="2699"/>
        <w:rPr>
          <w:rFonts w:ascii="Arial"/>
          <w:sz w:val="20"/>
        </w:rPr>
      </w:pPr>
      <w:r>
        <w:rPr>
          <w:rFonts w:ascii="Arial"/>
          <w:sz w:val="20"/>
        </w:rPr>
        <w:t>Cossio,</w:t>
      </w:r>
      <w:r>
        <w:rPr>
          <w:rFonts w:ascii="Arial"/>
          <w:spacing w:val="-1"/>
          <w:sz w:val="20"/>
        </w:rPr>
        <w:t xml:space="preserve"> </w:t>
      </w:r>
      <w:r>
        <w:rPr>
          <w:rFonts w:ascii="Arial"/>
          <w:sz w:val="20"/>
        </w:rPr>
        <w:t>A.M. and</w:t>
      </w:r>
      <w:r>
        <w:rPr>
          <w:rFonts w:ascii="Arial"/>
          <w:spacing w:val="-1"/>
          <w:sz w:val="20"/>
        </w:rPr>
        <w:t xml:space="preserve"> </w:t>
      </w:r>
      <w:r>
        <w:rPr>
          <w:rFonts w:ascii="Arial"/>
          <w:sz w:val="20"/>
        </w:rPr>
        <w:t xml:space="preserve">C.S. </w:t>
      </w:r>
      <w:r>
        <w:rPr>
          <w:rFonts w:ascii="Arial"/>
          <w:spacing w:val="-2"/>
          <w:sz w:val="20"/>
        </w:rPr>
        <w:t>Reiss</w:t>
      </w:r>
    </w:p>
    <w:p w14:paraId="3ECC4CAB" w14:textId="77777777" w:rsidR="006E506B" w:rsidRDefault="006E506B">
      <w:pPr>
        <w:pStyle w:val="BodyText"/>
        <w:rPr>
          <w:rFonts w:ascii="Arial"/>
          <w:sz w:val="14"/>
        </w:rPr>
      </w:pPr>
    </w:p>
    <w:p w14:paraId="3EA60C38" w14:textId="77777777" w:rsidR="006E506B" w:rsidRDefault="006E506B">
      <w:pPr>
        <w:pStyle w:val="BodyText"/>
        <w:rPr>
          <w:rFonts w:ascii="Arial"/>
          <w:sz w:val="14"/>
        </w:rPr>
      </w:pPr>
    </w:p>
    <w:p w14:paraId="032FA0DB" w14:textId="77777777" w:rsidR="006E506B" w:rsidRDefault="006E506B">
      <w:pPr>
        <w:pStyle w:val="BodyText"/>
        <w:rPr>
          <w:rFonts w:ascii="Arial"/>
          <w:sz w:val="14"/>
        </w:rPr>
      </w:pPr>
    </w:p>
    <w:p w14:paraId="553AA33C" w14:textId="77777777" w:rsidR="006E506B" w:rsidRDefault="006E506B">
      <w:pPr>
        <w:pStyle w:val="BodyText"/>
        <w:rPr>
          <w:rFonts w:ascii="Arial"/>
          <w:sz w:val="14"/>
        </w:rPr>
      </w:pPr>
    </w:p>
    <w:p w14:paraId="45951F0C" w14:textId="77777777" w:rsidR="006E506B" w:rsidRDefault="006E506B">
      <w:pPr>
        <w:pStyle w:val="BodyText"/>
        <w:rPr>
          <w:rFonts w:ascii="Arial"/>
          <w:sz w:val="14"/>
        </w:rPr>
      </w:pPr>
    </w:p>
    <w:p w14:paraId="04D4EF92" w14:textId="77777777" w:rsidR="006E506B" w:rsidRDefault="006E506B">
      <w:pPr>
        <w:pStyle w:val="BodyText"/>
        <w:rPr>
          <w:rFonts w:ascii="Arial"/>
          <w:sz w:val="14"/>
        </w:rPr>
      </w:pPr>
    </w:p>
    <w:p w14:paraId="77F77034" w14:textId="77777777" w:rsidR="006E506B" w:rsidRDefault="006E506B">
      <w:pPr>
        <w:pStyle w:val="BodyText"/>
        <w:rPr>
          <w:rFonts w:ascii="Arial"/>
          <w:sz w:val="14"/>
        </w:rPr>
      </w:pPr>
    </w:p>
    <w:p w14:paraId="6A98759F" w14:textId="77777777" w:rsidR="006E506B" w:rsidRDefault="006E506B">
      <w:pPr>
        <w:pStyle w:val="BodyText"/>
        <w:rPr>
          <w:rFonts w:ascii="Arial"/>
          <w:sz w:val="14"/>
        </w:rPr>
      </w:pPr>
    </w:p>
    <w:p w14:paraId="75E542FA" w14:textId="77777777" w:rsidR="006E506B" w:rsidRDefault="006E506B">
      <w:pPr>
        <w:pStyle w:val="BodyText"/>
        <w:rPr>
          <w:rFonts w:ascii="Arial"/>
          <w:sz w:val="14"/>
        </w:rPr>
      </w:pPr>
    </w:p>
    <w:p w14:paraId="77477870" w14:textId="77777777" w:rsidR="006E506B" w:rsidRDefault="006E506B">
      <w:pPr>
        <w:pStyle w:val="BodyText"/>
        <w:rPr>
          <w:rFonts w:ascii="Arial"/>
          <w:sz w:val="14"/>
        </w:rPr>
      </w:pPr>
    </w:p>
    <w:p w14:paraId="0BE45834" w14:textId="77777777" w:rsidR="006E506B" w:rsidRDefault="006E506B">
      <w:pPr>
        <w:pStyle w:val="BodyText"/>
        <w:rPr>
          <w:rFonts w:ascii="Arial"/>
          <w:sz w:val="14"/>
        </w:rPr>
      </w:pPr>
    </w:p>
    <w:p w14:paraId="52186B93" w14:textId="77777777" w:rsidR="006E506B" w:rsidRDefault="006E506B">
      <w:pPr>
        <w:pStyle w:val="BodyText"/>
        <w:rPr>
          <w:rFonts w:ascii="Arial"/>
          <w:sz w:val="14"/>
        </w:rPr>
      </w:pPr>
    </w:p>
    <w:p w14:paraId="0DE3D872" w14:textId="77777777" w:rsidR="006E506B" w:rsidRDefault="006E506B">
      <w:pPr>
        <w:pStyle w:val="BodyText"/>
        <w:rPr>
          <w:rFonts w:ascii="Arial"/>
          <w:sz w:val="14"/>
        </w:rPr>
      </w:pPr>
    </w:p>
    <w:p w14:paraId="78F3526B" w14:textId="77777777" w:rsidR="006E506B" w:rsidRDefault="006E506B">
      <w:pPr>
        <w:pStyle w:val="BodyText"/>
        <w:rPr>
          <w:rFonts w:ascii="Arial"/>
          <w:sz w:val="14"/>
        </w:rPr>
      </w:pPr>
    </w:p>
    <w:p w14:paraId="29ADDE3D" w14:textId="77777777" w:rsidR="006E506B" w:rsidRDefault="006E506B">
      <w:pPr>
        <w:pStyle w:val="BodyText"/>
        <w:rPr>
          <w:rFonts w:ascii="Arial"/>
          <w:sz w:val="14"/>
        </w:rPr>
      </w:pPr>
    </w:p>
    <w:p w14:paraId="0E339E4F" w14:textId="77777777" w:rsidR="006E506B" w:rsidRDefault="006E506B">
      <w:pPr>
        <w:pStyle w:val="BodyText"/>
        <w:rPr>
          <w:rFonts w:ascii="Arial"/>
          <w:sz w:val="14"/>
        </w:rPr>
      </w:pPr>
    </w:p>
    <w:p w14:paraId="6D4CEF80" w14:textId="77777777" w:rsidR="006E506B" w:rsidRDefault="006E506B">
      <w:pPr>
        <w:pStyle w:val="BodyText"/>
        <w:rPr>
          <w:rFonts w:ascii="Arial"/>
          <w:sz w:val="14"/>
        </w:rPr>
      </w:pPr>
    </w:p>
    <w:p w14:paraId="3B8CE12F" w14:textId="77777777" w:rsidR="006E506B" w:rsidRDefault="006E506B">
      <w:pPr>
        <w:pStyle w:val="BodyText"/>
        <w:rPr>
          <w:rFonts w:ascii="Arial"/>
          <w:sz w:val="14"/>
        </w:rPr>
      </w:pPr>
    </w:p>
    <w:p w14:paraId="26A7A044" w14:textId="77777777" w:rsidR="006E506B" w:rsidRDefault="006E506B">
      <w:pPr>
        <w:pStyle w:val="BodyText"/>
        <w:rPr>
          <w:rFonts w:ascii="Arial"/>
          <w:sz w:val="14"/>
        </w:rPr>
      </w:pPr>
    </w:p>
    <w:p w14:paraId="07BC2287" w14:textId="77777777" w:rsidR="006E506B" w:rsidRDefault="006E506B">
      <w:pPr>
        <w:pStyle w:val="BodyText"/>
        <w:rPr>
          <w:rFonts w:ascii="Arial"/>
          <w:sz w:val="14"/>
        </w:rPr>
      </w:pPr>
    </w:p>
    <w:p w14:paraId="57855601" w14:textId="77777777" w:rsidR="006E506B" w:rsidRDefault="006E506B">
      <w:pPr>
        <w:pStyle w:val="BodyText"/>
        <w:rPr>
          <w:rFonts w:ascii="Arial"/>
          <w:sz w:val="14"/>
        </w:rPr>
      </w:pPr>
    </w:p>
    <w:p w14:paraId="314150B6" w14:textId="77777777" w:rsidR="006E506B" w:rsidRDefault="006E506B">
      <w:pPr>
        <w:pStyle w:val="BodyText"/>
        <w:rPr>
          <w:rFonts w:ascii="Arial"/>
          <w:sz w:val="14"/>
        </w:rPr>
      </w:pPr>
    </w:p>
    <w:p w14:paraId="31C2229F" w14:textId="77777777" w:rsidR="006E506B" w:rsidRDefault="006E506B">
      <w:pPr>
        <w:pStyle w:val="BodyText"/>
        <w:rPr>
          <w:rFonts w:ascii="Arial"/>
          <w:sz w:val="14"/>
        </w:rPr>
      </w:pPr>
    </w:p>
    <w:p w14:paraId="7FB6F2B1" w14:textId="77777777" w:rsidR="006E506B" w:rsidRDefault="006E506B">
      <w:pPr>
        <w:pStyle w:val="BodyText"/>
        <w:rPr>
          <w:rFonts w:ascii="Arial"/>
          <w:sz w:val="14"/>
        </w:rPr>
      </w:pPr>
    </w:p>
    <w:p w14:paraId="288974B3" w14:textId="77777777" w:rsidR="006E506B" w:rsidRDefault="006E506B">
      <w:pPr>
        <w:pStyle w:val="BodyText"/>
        <w:rPr>
          <w:rFonts w:ascii="Arial"/>
          <w:sz w:val="14"/>
        </w:rPr>
      </w:pPr>
    </w:p>
    <w:p w14:paraId="3C4ECF5E" w14:textId="77777777" w:rsidR="006E506B" w:rsidRDefault="006E506B">
      <w:pPr>
        <w:pStyle w:val="BodyText"/>
        <w:rPr>
          <w:rFonts w:ascii="Arial"/>
          <w:sz w:val="14"/>
        </w:rPr>
      </w:pPr>
    </w:p>
    <w:p w14:paraId="367628E8" w14:textId="77777777" w:rsidR="006E506B" w:rsidRDefault="006E506B">
      <w:pPr>
        <w:pStyle w:val="BodyText"/>
        <w:rPr>
          <w:rFonts w:ascii="Arial"/>
          <w:sz w:val="14"/>
        </w:rPr>
      </w:pPr>
    </w:p>
    <w:p w14:paraId="6E0C2B5D" w14:textId="77777777" w:rsidR="006E506B" w:rsidRDefault="006E506B">
      <w:pPr>
        <w:pStyle w:val="BodyText"/>
        <w:rPr>
          <w:rFonts w:ascii="Arial"/>
          <w:sz w:val="14"/>
        </w:rPr>
      </w:pPr>
    </w:p>
    <w:p w14:paraId="63E87BE1" w14:textId="77777777" w:rsidR="006E506B" w:rsidRDefault="006E506B">
      <w:pPr>
        <w:pStyle w:val="BodyText"/>
        <w:rPr>
          <w:rFonts w:ascii="Arial"/>
          <w:sz w:val="14"/>
        </w:rPr>
      </w:pPr>
    </w:p>
    <w:p w14:paraId="68E5528F" w14:textId="77777777" w:rsidR="006E506B" w:rsidRDefault="006E506B">
      <w:pPr>
        <w:pStyle w:val="BodyText"/>
        <w:rPr>
          <w:rFonts w:ascii="Arial"/>
          <w:sz w:val="14"/>
        </w:rPr>
      </w:pPr>
    </w:p>
    <w:p w14:paraId="409D2066" w14:textId="77777777" w:rsidR="006E506B" w:rsidRDefault="006E506B">
      <w:pPr>
        <w:pStyle w:val="BodyText"/>
        <w:rPr>
          <w:rFonts w:ascii="Arial"/>
          <w:sz w:val="14"/>
        </w:rPr>
      </w:pPr>
    </w:p>
    <w:p w14:paraId="66F0CAD6" w14:textId="77777777" w:rsidR="006E506B" w:rsidRDefault="006E506B">
      <w:pPr>
        <w:pStyle w:val="BodyText"/>
        <w:rPr>
          <w:rFonts w:ascii="Arial"/>
          <w:sz w:val="14"/>
        </w:rPr>
      </w:pPr>
    </w:p>
    <w:p w14:paraId="3EA24F28" w14:textId="77777777" w:rsidR="006E506B" w:rsidRDefault="006E506B">
      <w:pPr>
        <w:pStyle w:val="BodyText"/>
        <w:rPr>
          <w:rFonts w:ascii="Arial"/>
          <w:sz w:val="14"/>
        </w:rPr>
      </w:pPr>
    </w:p>
    <w:p w14:paraId="73C37C15" w14:textId="77777777" w:rsidR="006E506B" w:rsidRDefault="006E506B">
      <w:pPr>
        <w:pStyle w:val="BodyText"/>
        <w:rPr>
          <w:rFonts w:ascii="Arial"/>
          <w:sz w:val="14"/>
        </w:rPr>
      </w:pPr>
    </w:p>
    <w:p w14:paraId="2D7C2791" w14:textId="77777777" w:rsidR="006E506B" w:rsidRDefault="006E506B">
      <w:pPr>
        <w:pStyle w:val="BodyText"/>
        <w:rPr>
          <w:rFonts w:ascii="Arial"/>
          <w:sz w:val="14"/>
        </w:rPr>
      </w:pPr>
    </w:p>
    <w:p w14:paraId="0F06BBEC" w14:textId="77777777" w:rsidR="006E506B" w:rsidRDefault="006E506B">
      <w:pPr>
        <w:pStyle w:val="BodyText"/>
        <w:rPr>
          <w:rFonts w:ascii="Arial"/>
          <w:sz w:val="14"/>
        </w:rPr>
      </w:pPr>
    </w:p>
    <w:p w14:paraId="106402D6" w14:textId="77777777" w:rsidR="006E506B" w:rsidRDefault="006E506B">
      <w:pPr>
        <w:pStyle w:val="BodyText"/>
        <w:spacing w:before="61"/>
        <w:rPr>
          <w:rFonts w:ascii="Arial"/>
          <w:sz w:val="14"/>
        </w:rPr>
      </w:pPr>
    </w:p>
    <w:p w14:paraId="67CD84C3" w14:textId="77777777" w:rsidR="006E506B" w:rsidRDefault="00226618">
      <w:pPr>
        <w:spacing w:line="312" w:lineRule="auto"/>
        <w:ind w:left="2707" w:right="472"/>
        <w:rPr>
          <w:rFonts w:ascii="Arial"/>
          <w:sz w:val="14"/>
        </w:rPr>
      </w:pPr>
      <w:r>
        <w:rPr>
          <w:noProof/>
        </w:rPr>
        <mc:AlternateContent>
          <mc:Choice Requires="wpg">
            <w:drawing>
              <wp:anchor distT="0" distB="0" distL="0" distR="0" simplePos="0" relativeHeight="15730176" behindDoc="0" locked="0" layoutInCell="1" allowOverlap="1" wp14:anchorId="493EAF54" wp14:editId="04D90994">
                <wp:simplePos x="0" y="0"/>
                <wp:positionH relativeFrom="page">
                  <wp:posOffset>576005</wp:posOffset>
                </wp:positionH>
                <wp:positionV relativeFrom="paragraph">
                  <wp:posOffset>-23414</wp:posOffset>
                </wp:positionV>
                <wp:extent cx="542925" cy="5429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 cy="542925"/>
                          <a:chOff x="0" y="0"/>
                          <a:chExt cx="542925" cy="542925"/>
                        </a:xfrm>
                      </wpg:grpSpPr>
                      <wps:wsp>
                        <wps:cNvPr id="14" name="Graphic 14"/>
                        <wps:cNvSpPr/>
                        <wps:spPr>
                          <a:xfrm>
                            <a:off x="12700" y="12700"/>
                            <a:ext cx="517525" cy="517525"/>
                          </a:xfrm>
                          <a:custGeom>
                            <a:avLst/>
                            <a:gdLst/>
                            <a:ahLst/>
                            <a:cxnLst/>
                            <a:rect l="l" t="t" r="r" b="b"/>
                            <a:pathLst>
                              <a:path w="517525" h="517525">
                                <a:moveTo>
                                  <a:pt x="517474" y="258737"/>
                                </a:moveTo>
                                <a:lnTo>
                                  <a:pt x="513305" y="305243"/>
                                </a:lnTo>
                                <a:lnTo>
                                  <a:pt x="501285" y="349015"/>
                                </a:lnTo>
                                <a:lnTo>
                                  <a:pt x="482147" y="389322"/>
                                </a:lnTo>
                                <a:lnTo>
                                  <a:pt x="456619" y="425434"/>
                                </a:lnTo>
                                <a:lnTo>
                                  <a:pt x="425434" y="456619"/>
                                </a:lnTo>
                                <a:lnTo>
                                  <a:pt x="389322" y="482147"/>
                                </a:lnTo>
                                <a:lnTo>
                                  <a:pt x="349015" y="501285"/>
                                </a:lnTo>
                                <a:lnTo>
                                  <a:pt x="305243" y="513305"/>
                                </a:lnTo>
                                <a:lnTo>
                                  <a:pt x="258737" y="517474"/>
                                </a:lnTo>
                                <a:lnTo>
                                  <a:pt x="212227" y="513305"/>
                                </a:lnTo>
                                <a:lnTo>
                                  <a:pt x="168453" y="501285"/>
                                </a:lnTo>
                                <a:lnTo>
                                  <a:pt x="128145" y="482147"/>
                                </a:lnTo>
                                <a:lnTo>
                                  <a:pt x="92034" y="456619"/>
                                </a:lnTo>
                                <a:lnTo>
                                  <a:pt x="60850" y="425434"/>
                                </a:lnTo>
                                <a:lnTo>
                                  <a:pt x="35324" y="389322"/>
                                </a:lnTo>
                                <a:lnTo>
                                  <a:pt x="16186" y="349015"/>
                                </a:lnTo>
                                <a:lnTo>
                                  <a:pt x="4168" y="305243"/>
                                </a:lnTo>
                                <a:lnTo>
                                  <a:pt x="0" y="258737"/>
                                </a:lnTo>
                                <a:lnTo>
                                  <a:pt x="4168" y="212231"/>
                                </a:lnTo>
                                <a:lnTo>
                                  <a:pt x="16186" y="168458"/>
                                </a:lnTo>
                                <a:lnTo>
                                  <a:pt x="35324" y="128151"/>
                                </a:lnTo>
                                <a:lnTo>
                                  <a:pt x="60850" y="92039"/>
                                </a:lnTo>
                                <a:lnTo>
                                  <a:pt x="92034" y="60854"/>
                                </a:lnTo>
                                <a:lnTo>
                                  <a:pt x="128145" y="35327"/>
                                </a:lnTo>
                                <a:lnTo>
                                  <a:pt x="168453" y="16188"/>
                                </a:lnTo>
                                <a:lnTo>
                                  <a:pt x="212227" y="4168"/>
                                </a:lnTo>
                                <a:lnTo>
                                  <a:pt x="258737" y="0"/>
                                </a:lnTo>
                                <a:lnTo>
                                  <a:pt x="305243" y="4168"/>
                                </a:lnTo>
                                <a:lnTo>
                                  <a:pt x="349015" y="16188"/>
                                </a:lnTo>
                                <a:lnTo>
                                  <a:pt x="389322" y="35327"/>
                                </a:lnTo>
                                <a:lnTo>
                                  <a:pt x="425434" y="60854"/>
                                </a:lnTo>
                                <a:lnTo>
                                  <a:pt x="456619" y="92039"/>
                                </a:lnTo>
                                <a:lnTo>
                                  <a:pt x="482147" y="128151"/>
                                </a:lnTo>
                                <a:lnTo>
                                  <a:pt x="501285" y="168458"/>
                                </a:lnTo>
                                <a:lnTo>
                                  <a:pt x="513305" y="212231"/>
                                </a:lnTo>
                                <a:lnTo>
                                  <a:pt x="517474" y="258737"/>
                                </a:lnTo>
                                <a:close/>
                              </a:path>
                            </a:pathLst>
                          </a:custGeom>
                          <a:ln w="25400">
                            <a:solidFill>
                              <a:srgbClr val="0084C1"/>
                            </a:solidFill>
                            <a:prstDash val="solid"/>
                          </a:ln>
                        </wps:spPr>
                        <wps:bodyPr wrap="square" lIns="0" tIns="0" rIns="0" bIns="0" rtlCol="0">
                          <a:prstTxWarp prst="textNoShape">
                            <a:avLst/>
                          </a:prstTxWarp>
                          <a:noAutofit/>
                        </wps:bodyPr>
                      </wps:wsp>
                      <wps:wsp>
                        <wps:cNvPr id="15" name="Graphic 15"/>
                        <wps:cNvSpPr/>
                        <wps:spPr>
                          <a:xfrm>
                            <a:off x="122824" y="187135"/>
                            <a:ext cx="122555" cy="187960"/>
                          </a:xfrm>
                          <a:custGeom>
                            <a:avLst/>
                            <a:gdLst/>
                            <a:ahLst/>
                            <a:cxnLst/>
                            <a:rect l="l" t="t" r="r" b="b"/>
                            <a:pathLst>
                              <a:path w="122555" h="187960">
                                <a:moveTo>
                                  <a:pt x="122339" y="161290"/>
                                </a:moveTo>
                                <a:lnTo>
                                  <a:pt x="35064" y="161290"/>
                                </a:lnTo>
                                <a:lnTo>
                                  <a:pt x="35064" y="105410"/>
                                </a:lnTo>
                                <a:lnTo>
                                  <a:pt x="101511" y="105410"/>
                                </a:lnTo>
                                <a:lnTo>
                                  <a:pt x="101511" y="78740"/>
                                </a:lnTo>
                                <a:lnTo>
                                  <a:pt x="35064" y="78740"/>
                                </a:lnTo>
                                <a:lnTo>
                                  <a:pt x="35064" y="27940"/>
                                </a:lnTo>
                                <a:lnTo>
                                  <a:pt x="117856" y="27940"/>
                                </a:lnTo>
                                <a:lnTo>
                                  <a:pt x="117856" y="0"/>
                                </a:lnTo>
                                <a:lnTo>
                                  <a:pt x="0" y="0"/>
                                </a:lnTo>
                                <a:lnTo>
                                  <a:pt x="0" y="27940"/>
                                </a:lnTo>
                                <a:lnTo>
                                  <a:pt x="0" y="78740"/>
                                </a:lnTo>
                                <a:lnTo>
                                  <a:pt x="0" y="105410"/>
                                </a:lnTo>
                                <a:lnTo>
                                  <a:pt x="0" y="161290"/>
                                </a:lnTo>
                                <a:lnTo>
                                  <a:pt x="0" y="187960"/>
                                </a:lnTo>
                                <a:lnTo>
                                  <a:pt x="122339" y="187960"/>
                                </a:lnTo>
                                <a:lnTo>
                                  <a:pt x="122339" y="161290"/>
                                </a:lnTo>
                                <a:close/>
                              </a:path>
                            </a:pathLst>
                          </a:custGeom>
                          <a:solidFill>
                            <a:srgbClr val="0084C1"/>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3" cstate="print"/>
                          <a:stretch>
                            <a:fillRect/>
                          </a:stretch>
                        </pic:blipFill>
                        <pic:spPr>
                          <a:xfrm>
                            <a:off x="276811" y="187128"/>
                            <a:ext cx="153187" cy="188506"/>
                          </a:xfrm>
                          <a:prstGeom prst="rect">
                            <a:avLst/>
                          </a:prstGeom>
                        </pic:spPr>
                      </pic:pic>
                    </wpg:wgp>
                  </a:graphicData>
                </a:graphic>
              </wp:anchor>
            </w:drawing>
          </mc:Choice>
          <mc:Fallback>
            <w:pict>
              <v:group w14:anchorId="0ABA32E2" id="Group 13" o:spid="_x0000_s1026" style="position:absolute;margin-left:45.35pt;margin-top:-1.85pt;width:42.75pt;height:42.75pt;z-index:15730176;mso-wrap-distance-left:0;mso-wrap-distance-right:0;mso-position-horizontal-relative:page" coordsize="5429,5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">
                <v:shape id="Graphic 14" o:spid="_x0000_s1027" style="position:absolute;left:127;top:127;width:5175;height:5175;visibility:visible;mso-wrap-style:square;v-text-anchor:top" coordsize="517525,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" path="m517474,258737r-4169,46506l501285,349015r-19138,40307l456619,425434r-31185,31185l389322,482147r-40307,19138l305243,513305r-46506,4169l212227,513305,168453,501285,128145,482147,92034,456619,60850,425434,35324,389322,16186,349015,4168,305243,,258737,4168,212231,16186,168458,35324,128151,60850,92039,92034,60854,128145,35327,168453,16188,212227,4168,258737,r46506,4168l349015,16188r40307,19139l425434,60854r31185,31185l482147,128151r19138,40307l513305,212231r4169,46506xe" filled="f" strokecolor="#0084c1" strokeweight="2pt">
                  <v:path arrowok="t"/>
                </v:shape>
                <v:shape id="Graphic 15" o:spid="_x0000_s1028" style="position:absolute;left:1228;top:1871;width:1225;height:1879;visibility:visible;mso-wrap-style:square;v-text-anchor:top" coordsize="1225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" path="m122339,161290r-87275,l35064,105410r66447,l101511,78740r-66447,l35064,27940r82792,l117856,,,,,27940,,78740r,26670l,161290r,26670l122339,187960r,-26670xe" fillcolor="#0084c1" stroked="f">
                  <v:path arrowok="t"/>
                </v:shape>
                <v:shape id="Image 16" o:spid="_x0000_s1029" type="#_x0000_t75" style="position:absolute;left:2768;top:1871;width:1531;height:1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">
                  <v:imagedata r:id="rId14" o:title=""/>
                </v:shape>
                <w10:wrap anchorx="page"/>
              </v:group>
            </w:pict>
          </mc:Fallback>
        </mc:AlternateContent>
      </w:r>
      <w:r>
        <w:rPr>
          <w:rFonts w:ascii="Arial"/>
          <w:color w:val="0084C1"/>
          <w:w w:val="105"/>
          <w:sz w:val="14"/>
        </w:rPr>
        <w:t>This paper is presented for consideration by CCAMLR and may contain unpublished data, analyses, and/or conclusions subject to change. Data in this paper shall not be cited or used for purposes other than the work of the CAMLR Commission, Scientific Committee or their subsidiary bodies without the permission of the originators and/or owners of the data.</w:t>
      </w:r>
    </w:p>
    <w:p w14:paraId="526B0F72" w14:textId="77777777" w:rsidR="006E506B" w:rsidRDefault="006E506B">
      <w:pPr>
        <w:spacing w:line="312" w:lineRule="auto"/>
        <w:rPr>
          <w:rFonts w:ascii="Arial"/>
          <w:sz w:val="14"/>
        </w:rPr>
        <w:sectPr w:rsidR="006E506B">
          <w:type w:val="continuous"/>
          <w:pgSz w:w="11910" w:h="16840"/>
          <w:pgMar w:top="900" w:right="800" w:bottom="280" w:left="800" w:header="720" w:footer="720" w:gutter="0"/>
          <w:cols w:space="720"/>
        </w:sectPr>
      </w:pPr>
    </w:p>
    <w:p w14:paraId="703C63C0" w14:textId="77777777" w:rsidR="006E506B" w:rsidRDefault="00226618">
      <w:pPr>
        <w:pStyle w:val="Heading1"/>
        <w:spacing w:before="80" w:line="259" w:lineRule="auto"/>
        <w:ind w:left="0" w:right="19"/>
        <w:jc w:val="center"/>
      </w:pPr>
      <w:r>
        <w:lastRenderedPageBreak/>
        <w:t>Biomass</w:t>
      </w:r>
      <w:r>
        <w:rPr>
          <w:spacing w:val="-4"/>
        </w:rPr>
        <w:t xml:space="preserve"> </w:t>
      </w:r>
      <w:r>
        <w:t>density</w:t>
      </w:r>
      <w:r>
        <w:rPr>
          <w:spacing w:val="-4"/>
        </w:rPr>
        <w:t xml:space="preserve"> </w:t>
      </w:r>
      <w:r>
        <w:t>estimates</w:t>
      </w:r>
      <w:r>
        <w:rPr>
          <w:spacing w:val="-4"/>
        </w:rPr>
        <w:t xml:space="preserve"> </w:t>
      </w:r>
      <w:r>
        <w:t>of</w:t>
      </w:r>
      <w:r>
        <w:rPr>
          <w:spacing w:val="-5"/>
        </w:rPr>
        <w:t xml:space="preserve"> </w:t>
      </w:r>
      <w:r>
        <w:t>Antarctic</w:t>
      </w:r>
      <w:r>
        <w:rPr>
          <w:spacing w:val="-4"/>
        </w:rPr>
        <w:t xml:space="preserve"> </w:t>
      </w:r>
      <w:r>
        <w:t>krill</w:t>
      </w:r>
      <w:r>
        <w:rPr>
          <w:spacing w:val="-5"/>
        </w:rPr>
        <w:t xml:space="preserve"> </w:t>
      </w:r>
      <w:r>
        <w:t>in</w:t>
      </w:r>
      <w:r>
        <w:rPr>
          <w:spacing w:val="-3"/>
        </w:rPr>
        <w:t xml:space="preserve"> </w:t>
      </w:r>
      <w:r>
        <w:t>Bransfield</w:t>
      </w:r>
      <w:r>
        <w:rPr>
          <w:spacing w:val="-5"/>
        </w:rPr>
        <w:t xml:space="preserve"> </w:t>
      </w:r>
      <w:r>
        <w:t>Strait</w:t>
      </w:r>
      <w:r>
        <w:rPr>
          <w:spacing w:val="-3"/>
        </w:rPr>
        <w:t xml:space="preserve"> </w:t>
      </w:r>
      <w:r>
        <w:t>during</w:t>
      </w:r>
      <w:r>
        <w:rPr>
          <w:spacing w:val="-3"/>
        </w:rPr>
        <w:t xml:space="preserve"> </w:t>
      </w:r>
      <w:r>
        <w:t>the</w:t>
      </w:r>
      <w:r>
        <w:rPr>
          <w:spacing w:val="-4"/>
        </w:rPr>
        <w:t xml:space="preserve"> </w:t>
      </w:r>
      <w:r>
        <w:t>2023/24</w:t>
      </w:r>
      <w:r>
        <w:rPr>
          <w:spacing w:val="-4"/>
        </w:rPr>
        <w:t xml:space="preserve"> </w:t>
      </w:r>
      <w:r>
        <w:t>austral summer from a new glider-based wideband echosounder</w:t>
      </w:r>
    </w:p>
    <w:p w14:paraId="57CBA6B3" w14:textId="77777777" w:rsidR="006E506B" w:rsidRDefault="006E506B">
      <w:pPr>
        <w:pStyle w:val="BodyText"/>
        <w:rPr>
          <w:b/>
        </w:rPr>
      </w:pPr>
    </w:p>
    <w:p w14:paraId="3AC6F4DF" w14:textId="77777777" w:rsidR="006E506B" w:rsidRDefault="006E506B">
      <w:pPr>
        <w:pStyle w:val="BodyText"/>
        <w:spacing w:before="50"/>
        <w:rPr>
          <w:b/>
        </w:rPr>
      </w:pPr>
    </w:p>
    <w:p w14:paraId="7DACF2AA" w14:textId="77777777" w:rsidR="006E506B" w:rsidRDefault="00226618">
      <w:pPr>
        <w:pStyle w:val="BodyText"/>
        <w:spacing w:line="381" w:lineRule="auto"/>
        <w:ind w:left="2579" w:right="2594"/>
        <w:jc w:val="center"/>
      </w:pPr>
      <w:r>
        <w:t>Anthony</w:t>
      </w:r>
      <w:r>
        <w:rPr>
          <w:spacing w:val="-6"/>
        </w:rPr>
        <w:t xml:space="preserve"> </w:t>
      </w:r>
      <w:r>
        <w:t>M</w:t>
      </w:r>
      <w:r>
        <w:rPr>
          <w:spacing w:val="-7"/>
        </w:rPr>
        <w:t xml:space="preserve"> </w:t>
      </w:r>
      <w:r>
        <w:t>Cossio</w:t>
      </w:r>
      <w:r>
        <w:rPr>
          <w:spacing w:val="-7"/>
        </w:rPr>
        <w:t xml:space="preserve"> </w:t>
      </w:r>
      <w:r>
        <w:t>and</w:t>
      </w:r>
      <w:r>
        <w:rPr>
          <w:spacing w:val="-6"/>
        </w:rPr>
        <w:t xml:space="preserve"> </w:t>
      </w:r>
      <w:r>
        <w:t>Christian</w:t>
      </w:r>
      <w:r>
        <w:rPr>
          <w:spacing w:val="-7"/>
        </w:rPr>
        <w:t xml:space="preserve"> </w:t>
      </w:r>
      <w:r>
        <w:t>S</w:t>
      </w:r>
      <w:r>
        <w:rPr>
          <w:spacing w:val="-6"/>
        </w:rPr>
        <w:t xml:space="preserve"> </w:t>
      </w:r>
      <w:r>
        <w:t>Reiss NOAA Fisheries</w:t>
      </w:r>
    </w:p>
    <w:p w14:paraId="6EE653EC" w14:textId="77777777" w:rsidR="006E506B" w:rsidRDefault="00226618">
      <w:pPr>
        <w:pStyle w:val="BodyText"/>
        <w:spacing w:before="1" w:line="381" w:lineRule="auto"/>
        <w:ind w:left="3026" w:right="3044"/>
        <w:jc w:val="center"/>
      </w:pPr>
      <w:r>
        <w:t>Ecosystem Science Division Southwest</w:t>
      </w:r>
      <w:r>
        <w:rPr>
          <w:spacing w:val="-12"/>
        </w:rPr>
        <w:t xml:space="preserve"> </w:t>
      </w:r>
      <w:r>
        <w:t>Fisheries</w:t>
      </w:r>
      <w:r>
        <w:rPr>
          <w:spacing w:val="-13"/>
        </w:rPr>
        <w:t xml:space="preserve"> </w:t>
      </w:r>
      <w:r>
        <w:t>Science</w:t>
      </w:r>
      <w:r>
        <w:rPr>
          <w:spacing w:val="-11"/>
        </w:rPr>
        <w:t xml:space="preserve"> </w:t>
      </w:r>
      <w:r>
        <w:t>Center LA Jolla, CA</w:t>
      </w:r>
    </w:p>
    <w:p w14:paraId="152E81CB" w14:textId="77777777" w:rsidR="006E506B" w:rsidRDefault="006E506B">
      <w:pPr>
        <w:pStyle w:val="BodyText"/>
        <w:spacing w:before="163"/>
      </w:pPr>
    </w:p>
    <w:p w14:paraId="3436025E" w14:textId="77777777" w:rsidR="006E506B" w:rsidRDefault="00226618">
      <w:pPr>
        <w:pStyle w:val="Heading1"/>
      </w:pPr>
      <w:r>
        <w:rPr>
          <w:spacing w:val="-2"/>
        </w:rPr>
        <w:t>Abstract</w:t>
      </w:r>
    </w:p>
    <w:p w14:paraId="17059DC7" w14:textId="1E0201C7" w:rsidR="006E506B" w:rsidRDefault="00226618">
      <w:pPr>
        <w:pStyle w:val="BodyText"/>
        <w:spacing w:before="181" w:line="259" w:lineRule="auto"/>
        <w:ind w:left="100" w:right="126"/>
      </w:pPr>
      <w:r>
        <w:t>The US Antarctic Marine Living Resources (US AMLR) program deployed two Teledyne Webb Research Slocum G3 gliders, each equipped with a suite of oceanographic sensors and newly designed Nortek Signature100 single beam wide-band compact echosounder (70 kHz to 120 kHz). We</w:t>
      </w:r>
      <w:r>
        <w:rPr>
          <w:spacing w:val="-3"/>
        </w:rPr>
        <w:t xml:space="preserve"> </w:t>
      </w:r>
      <w:r>
        <w:t>used</w:t>
      </w:r>
      <w:r>
        <w:rPr>
          <w:spacing w:val="-3"/>
        </w:rPr>
        <w:t xml:space="preserve"> </w:t>
      </w:r>
      <w:r>
        <w:t>these</w:t>
      </w:r>
      <w:r>
        <w:rPr>
          <w:spacing w:val="-3"/>
        </w:rPr>
        <w:t xml:space="preserve"> </w:t>
      </w:r>
      <w:r>
        <w:t>gliders</w:t>
      </w:r>
      <w:r>
        <w:rPr>
          <w:spacing w:val="-5"/>
        </w:rPr>
        <w:t xml:space="preserve"> </w:t>
      </w:r>
      <w:r>
        <w:t>to</w:t>
      </w:r>
      <w:r>
        <w:rPr>
          <w:spacing w:val="-4"/>
        </w:rPr>
        <w:t xml:space="preserve"> </w:t>
      </w:r>
      <w:r>
        <w:t>estimate</w:t>
      </w:r>
      <w:r>
        <w:rPr>
          <w:spacing w:val="-3"/>
        </w:rPr>
        <w:t xml:space="preserve"> </w:t>
      </w:r>
      <w:r>
        <w:t>biomass</w:t>
      </w:r>
      <w:r>
        <w:rPr>
          <w:spacing w:val="-5"/>
        </w:rPr>
        <w:t xml:space="preserve"> </w:t>
      </w:r>
      <w:r>
        <w:t>densities</w:t>
      </w:r>
      <w:r>
        <w:rPr>
          <w:spacing w:val="-2"/>
        </w:rPr>
        <w:t xml:space="preserve"> </w:t>
      </w:r>
      <w:r>
        <w:t>(</w:t>
      </w:r>
      <w:r>
        <w:rPr>
          <w:color w:val="212121"/>
        </w:rPr>
        <w:t>g</w:t>
      </w:r>
      <w:r>
        <w:rPr>
          <w:color w:val="212121"/>
          <w:spacing w:val="-3"/>
        </w:rPr>
        <w:t xml:space="preserve"> </w:t>
      </w:r>
      <w:r>
        <w:rPr>
          <w:color w:val="212121"/>
        </w:rPr>
        <w:t>m</w:t>
      </w:r>
      <w:r>
        <w:rPr>
          <w:color w:val="212121"/>
          <w:vertAlign w:val="superscript"/>
        </w:rPr>
        <w:t>-2</w:t>
      </w:r>
      <w:r>
        <w:t>)</w:t>
      </w:r>
      <w:r>
        <w:rPr>
          <w:spacing w:val="-3"/>
        </w:rPr>
        <w:t xml:space="preserve"> </w:t>
      </w:r>
      <w:r>
        <w:t>of</w:t>
      </w:r>
      <w:r>
        <w:rPr>
          <w:spacing w:val="-5"/>
        </w:rPr>
        <w:t xml:space="preserve"> </w:t>
      </w:r>
      <w:r>
        <w:t>Antarctic</w:t>
      </w:r>
      <w:r>
        <w:rPr>
          <w:spacing w:val="-3"/>
        </w:rPr>
        <w:t xml:space="preserve"> </w:t>
      </w:r>
      <w:r>
        <w:t>krill</w:t>
      </w:r>
      <w:r>
        <w:rPr>
          <w:spacing w:val="-3"/>
        </w:rPr>
        <w:t xml:space="preserve"> </w:t>
      </w:r>
      <w:r>
        <w:t>(</w:t>
      </w:r>
      <w:r>
        <w:rPr>
          <w:i/>
        </w:rPr>
        <w:t>Euphausia</w:t>
      </w:r>
      <w:r>
        <w:rPr>
          <w:i/>
          <w:spacing w:val="-2"/>
        </w:rPr>
        <w:t xml:space="preserve"> </w:t>
      </w:r>
      <w:r>
        <w:rPr>
          <w:i/>
        </w:rPr>
        <w:t>superba</w:t>
      </w:r>
      <w:r>
        <w:t>)</w:t>
      </w:r>
      <w:r>
        <w:rPr>
          <w:spacing w:val="-3"/>
        </w:rPr>
        <w:t xml:space="preserve"> </w:t>
      </w:r>
      <w:r>
        <w:t>in</w:t>
      </w:r>
      <w:r>
        <w:rPr>
          <w:spacing w:val="-4"/>
        </w:rPr>
        <w:t xml:space="preserve"> </w:t>
      </w:r>
      <w:r>
        <w:t>the Bransfield Strait during the austral summer of 2023-24. Both gliders were deployed on November 28, 2023 and recovered 61 days later on January 27, 2024. Krill biomass density estimates were calculated from both gliders using two methods, using all echo energy and the other, using schools</w:t>
      </w:r>
      <w:r>
        <w:rPr>
          <w:spacing w:val="40"/>
        </w:rPr>
        <w:t xml:space="preserve"> </w:t>
      </w:r>
      <w:r>
        <w:t xml:space="preserve">to delineate krill. Krill length frequencies from the diets of Gentoo penguins at King George Island were used to construct conversion factors. Densities from both methods ranged </w:t>
      </w:r>
      <w:r w:rsidRPr="002E6EEF">
        <w:rPr>
          <w:strike/>
          <w:rPrChange w:id="1" w:author="Anthony Cossio" w:date="2025-04-02T10:47:00Z">
            <w:rPr/>
          </w:rPrChange>
        </w:rPr>
        <w:t xml:space="preserve">from 67.61 </w:t>
      </w:r>
      <w:r w:rsidRPr="002E6EEF">
        <w:rPr>
          <w:strike/>
          <w:color w:val="212121"/>
          <w:rPrChange w:id="2" w:author="Anthony Cossio" w:date="2025-04-02T10:47:00Z">
            <w:rPr>
              <w:color w:val="212121"/>
            </w:rPr>
          </w:rPrChange>
        </w:rPr>
        <w:t>g m</w:t>
      </w:r>
      <w:r w:rsidRPr="002E6EEF">
        <w:rPr>
          <w:strike/>
          <w:color w:val="212121"/>
          <w:vertAlign w:val="superscript"/>
          <w:rPrChange w:id="3" w:author="Anthony Cossio" w:date="2025-04-02T10:47:00Z">
            <w:rPr>
              <w:color w:val="212121"/>
              <w:vertAlign w:val="superscript"/>
            </w:rPr>
          </w:rPrChange>
        </w:rPr>
        <w:t>-2</w:t>
      </w:r>
      <w:r w:rsidRPr="002E6EEF">
        <w:rPr>
          <w:strike/>
          <w:color w:val="212121"/>
          <w:rPrChange w:id="4" w:author="Anthony Cossio" w:date="2025-04-02T10:47:00Z">
            <w:rPr>
              <w:color w:val="212121"/>
            </w:rPr>
          </w:rPrChange>
        </w:rPr>
        <w:t xml:space="preserve"> </w:t>
      </w:r>
      <w:r w:rsidRPr="002E6EEF">
        <w:rPr>
          <w:strike/>
          <w:rPrChange w:id="5" w:author="Anthony Cossio" w:date="2025-04-02T10:47:00Z">
            <w:rPr/>
          </w:rPrChange>
        </w:rPr>
        <w:t xml:space="preserve">(SD 181.9 </w:t>
      </w:r>
      <w:r w:rsidRPr="002E6EEF">
        <w:rPr>
          <w:strike/>
          <w:color w:val="212121"/>
          <w:rPrChange w:id="6" w:author="Anthony Cossio" w:date="2025-04-02T10:47:00Z">
            <w:rPr>
              <w:color w:val="212121"/>
            </w:rPr>
          </w:rPrChange>
        </w:rPr>
        <w:t>g m</w:t>
      </w:r>
      <w:r w:rsidRPr="002E6EEF">
        <w:rPr>
          <w:strike/>
          <w:color w:val="212121"/>
          <w:vertAlign w:val="superscript"/>
          <w:rPrChange w:id="7" w:author="Anthony Cossio" w:date="2025-04-02T10:47:00Z">
            <w:rPr>
              <w:color w:val="212121"/>
              <w:vertAlign w:val="superscript"/>
            </w:rPr>
          </w:rPrChange>
        </w:rPr>
        <w:t>-2</w:t>
      </w:r>
      <w:r w:rsidRPr="002E6EEF">
        <w:rPr>
          <w:strike/>
          <w:color w:val="212121"/>
          <w:spacing w:val="-23"/>
          <w:rPrChange w:id="8" w:author="Anthony Cossio" w:date="2025-04-02T10:47:00Z">
            <w:rPr>
              <w:color w:val="212121"/>
              <w:spacing w:val="-23"/>
            </w:rPr>
          </w:rPrChange>
        </w:rPr>
        <w:t xml:space="preserve"> </w:t>
      </w:r>
      <w:r w:rsidRPr="002E6EEF">
        <w:rPr>
          <w:strike/>
          <w:rPrChange w:id="9" w:author="Anthony Cossio" w:date="2025-04-02T10:47:00Z">
            <w:rPr/>
          </w:rPrChange>
        </w:rPr>
        <w:t xml:space="preserve">) to 151.29 </w:t>
      </w:r>
      <w:r w:rsidRPr="002E6EEF">
        <w:rPr>
          <w:strike/>
          <w:color w:val="212121"/>
          <w:rPrChange w:id="10" w:author="Anthony Cossio" w:date="2025-04-02T10:47:00Z">
            <w:rPr>
              <w:color w:val="212121"/>
            </w:rPr>
          </w:rPrChange>
        </w:rPr>
        <w:t>g m</w:t>
      </w:r>
      <w:r w:rsidRPr="002E6EEF">
        <w:rPr>
          <w:strike/>
          <w:color w:val="212121"/>
          <w:vertAlign w:val="superscript"/>
          <w:rPrChange w:id="11" w:author="Anthony Cossio" w:date="2025-04-02T10:47:00Z">
            <w:rPr>
              <w:color w:val="212121"/>
              <w:vertAlign w:val="superscript"/>
            </w:rPr>
          </w:rPrChange>
        </w:rPr>
        <w:t>-2</w:t>
      </w:r>
      <w:r w:rsidRPr="002E6EEF">
        <w:rPr>
          <w:strike/>
          <w:color w:val="212121"/>
          <w:spacing w:val="16"/>
          <w:rPrChange w:id="12" w:author="Anthony Cossio" w:date="2025-04-02T10:47:00Z">
            <w:rPr>
              <w:color w:val="212121"/>
              <w:spacing w:val="16"/>
            </w:rPr>
          </w:rPrChange>
        </w:rPr>
        <w:t xml:space="preserve"> </w:t>
      </w:r>
      <w:r w:rsidRPr="002E6EEF">
        <w:rPr>
          <w:strike/>
          <w:rPrChange w:id="13" w:author="Anthony Cossio" w:date="2025-04-02T10:47:00Z">
            <w:rPr/>
          </w:rPrChange>
        </w:rPr>
        <w:t xml:space="preserve">(SD 337.26 </w:t>
      </w:r>
      <w:r w:rsidRPr="002E6EEF">
        <w:rPr>
          <w:strike/>
          <w:color w:val="212121"/>
          <w:rPrChange w:id="14" w:author="Anthony Cossio" w:date="2025-04-02T10:47:00Z">
            <w:rPr>
              <w:color w:val="212121"/>
            </w:rPr>
          </w:rPrChange>
        </w:rPr>
        <w:t>g m</w:t>
      </w:r>
      <w:r w:rsidRPr="002E6EEF">
        <w:rPr>
          <w:strike/>
          <w:color w:val="212121"/>
          <w:vertAlign w:val="superscript"/>
          <w:rPrChange w:id="15" w:author="Anthony Cossio" w:date="2025-04-02T10:47:00Z">
            <w:rPr>
              <w:color w:val="212121"/>
              <w:vertAlign w:val="superscript"/>
            </w:rPr>
          </w:rPrChange>
        </w:rPr>
        <w:t>-2</w:t>
      </w:r>
      <w:r w:rsidRPr="002E6EEF">
        <w:rPr>
          <w:strike/>
          <w:color w:val="212121"/>
          <w:spacing w:val="-23"/>
          <w:rPrChange w:id="16" w:author="Anthony Cossio" w:date="2025-04-02T10:47:00Z">
            <w:rPr>
              <w:color w:val="212121"/>
              <w:spacing w:val="-23"/>
            </w:rPr>
          </w:rPrChange>
        </w:rPr>
        <w:t xml:space="preserve"> </w:t>
      </w:r>
      <w:r w:rsidRPr="002E6EEF">
        <w:rPr>
          <w:strike/>
          <w:rPrChange w:id="17" w:author="Anthony Cossio" w:date="2025-04-02T10:47:00Z">
            <w:rPr/>
          </w:rPrChange>
        </w:rPr>
        <w:t>)</w:t>
      </w:r>
      <w:ins w:id="18" w:author="Anthony Cossio" w:date="2025-04-03T12:26:00Z">
        <w:r w:rsidR="009B01E9" w:rsidRPr="009B01E9">
          <w:rPr>
            <w:rPrChange w:id="19" w:author="Anthony Cossio" w:date="2025-04-03T12:26:00Z">
              <w:rPr>
                <w:strike/>
              </w:rPr>
            </w:rPrChange>
          </w:rPr>
          <w:t xml:space="preserve"> </w:t>
        </w:r>
        <w:r w:rsidR="009B01E9" w:rsidRPr="009B01E9">
          <w:rPr>
            <w:rPrChange w:id="20" w:author="Anthony Cossio" w:date="2025-04-03T12:28:00Z">
              <w:rPr>
                <w:strike/>
              </w:rPr>
            </w:rPrChange>
          </w:rPr>
          <w:t xml:space="preserve">from </w:t>
        </w:r>
        <w:r w:rsidR="009B01E9" w:rsidRPr="009B01E9">
          <w:t xml:space="preserve">31.93 </w:t>
        </w:r>
        <w:r w:rsidR="009B01E9" w:rsidRPr="009B01E9">
          <w:rPr>
            <w:color w:val="212121"/>
            <w:rPrChange w:id="21" w:author="Anthony Cossio" w:date="2025-04-03T12:28:00Z">
              <w:rPr>
                <w:strike/>
                <w:color w:val="212121"/>
              </w:rPr>
            </w:rPrChange>
          </w:rPr>
          <w:t>g m</w:t>
        </w:r>
        <w:r w:rsidR="009B01E9" w:rsidRPr="009B01E9">
          <w:rPr>
            <w:color w:val="212121"/>
            <w:vertAlign w:val="superscript"/>
            <w:rPrChange w:id="22" w:author="Anthony Cossio" w:date="2025-04-03T12:28:00Z">
              <w:rPr>
                <w:strike/>
                <w:color w:val="212121"/>
                <w:vertAlign w:val="superscript"/>
              </w:rPr>
            </w:rPrChange>
          </w:rPr>
          <w:t xml:space="preserve">-2 </w:t>
        </w:r>
      </w:ins>
      <w:ins w:id="23" w:author="Anthony Cossio" w:date="2025-04-03T12:27:00Z">
        <w:r w:rsidR="009B01E9" w:rsidRPr="009B01E9">
          <w:t xml:space="preserve">(SD 75.24 </w:t>
        </w:r>
        <w:r w:rsidR="009B01E9" w:rsidRPr="009B01E9">
          <w:rPr>
            <w:color w:val="212121"/>
          </w:rPr>
          <w:t>g m</w:t>
        </w:r>
        <w:r w:rsidR="009B01E9" w:rsidRPr="009B01E9">
          <w:rPr>
            <w:color w:val="212121"/>
            <w:vertAlign w:val="superscript"/>
          </w:rPr>
          <w:t>-2</w:t>
        </w:r>
        <w:r w:rsidR="009B01E9" w:rsidRPr="009B01E9">
          <w:rPr>
            <w:color w:val="212121"/>
            <w:vertAlign w:val="superscript"/>
            <w:rPrChange w:id="24" w:author="Anthony Cossio" w:date="2025-04-03T12:28:00Z">
              <w:rPr>
                <w:strike/>
                <w:color w:val="212121"/>
                <w:vertAlign w:val="superscript"/>
              </w:rPr>
            </w:rPrChange>
          </w:rPr>
          <w:t xml:space="preserve"> </w:t>
        </w:r>
        <w:r w:rsidR="009B01E9" w:rsidRPr="009B01E9">
          <w:rPr>
            <w:color w:val="212121"/>
            <w:rPrChange w:id="25" w:author="Anthony Cossio" w:date="2025-04-03T12:28:00Z">
              <w:rPr>
                <w:strike/>
                <w:color w:val="212121"/>
              </w:rPr>
            </w:rPrChange>
          </w:rPr>
          <w:t>) to 44.7</w:t>
        </w:r>
      </w:ins>
      <w:ins w:id="26" w:author="Anthony Cossio" w:date="2025-04-03T12:28:00Z">
        <w:r w:rsidR="009B01E9" w:rsidRPr="009B01E9">
          <w:rPr>
            <w:color w:val="212121"/>
            <w:rPrChange w:id="27" w:author="Anthony Cossio" w:date="2025-04-03T12:28:00Z">
              <w:rPr>
                <w:strike/>
                <w:color w:val="212121"/>
              </w:rPr>
            </w:rPrChange>
          </w:rPr>
          <w:t xml:space="preserve">6 </w:t>
        </w:r>
        <w:r w:rsidR="009B01E9" w:rsidRPr="009B01E9">
          <w:rPr>
            <w:color w:val="212121"/>
          </w:rPr>
          <w:t>g m</w:t>
        </w:r>
        <w:r w:rsidR="009B01E9" w:rsidRPr="009B01E9">
          <w:rPr>
            <w:color w:val="212121"/>
            <w:vertAlign w:val="superscript"/>
          </w:rPr>
          <w:t>-2</w:t>
        </w:r>
        <w:r w:rsidR="009B01E9" w:rsidRPr="009B01E9">
          <w:rPr>
            <w:color w:val="212121"/>
            <w:vertAlign w:val="superscript"/>
            <w:rPrChange w:id="28" w:author="Anthony Cossio" w:date="2025-04-03T12:28:00Z">
              <w:rPr>
                <w:strike/>
                <w:color w:val="212121"/>
                <w:vertAlign w:val="superscript"/>
              </w:rPr>
            </w:rPrChange>
          </w:rPr>
          <w:t xml:space="preserve">  </w:t>
        </w:r>
        <w:r w:rsidR="009B01E9" w:rsidRPr="009B01E9">
          <w:rPr>
            <w:color w:val="212121"/>
          </w:rPr>
          <w:t>(97.44 g m</w:t>
        </w:r>
        <w:r w:rsidR="009B01E9" w:rsidRPr="009B01E9">
          <w:rPr>
            <w:color w:val="212121"/>
            <w:vertAlign w:val="superscript"/>
          </w:rPr>
          <w:t>-2</w:t>
        </w:r>
        <w:r w:rsidR="009B01E9" w:rsidRPr="009B01E9">
          <w:rPr>
            <w:color w:val="212121"/>
            <w:rPrChange w:id="29" w:author="Anthony Cossio" w:date="2025-04-03T12:28:00Z">
              <w:rPr>
                <w:strike/>
                <w:color w:val="212121"/>
                <w:vertAlign w:val="superscript"/>
              </w:rPr>
            </w:rPrChange>
          </w:rPr>
          <w:t xml:space="preserve"> )</w:t>
        </w:r>
      </w:ins>
      <w:r>
        <w:t xml:space="preserve">. </w:t>
      </w:r>
      <w:r w:rsidRPr="001060F7">
        <w:rPr>
          <w:highlight w:val="yellow"/>
          <w:rPrChange w:id="30" w:author="Anthony Cossio" w:date="2025-04-03T12:30:00Z">
            <w:rPr/>
          </w:rPrChange>
        </w:rPr>
        <w:t>Examination of the number of schools identified between the two gliders suggests a bad calibration on one of the gliders, emphasizing the impact and importance of correct calibrations</w:t>
      </w:r>
      <w:r>
        <w:t>. We developed a new method to minimize oversampling due to the nature of gliders by creating a grid and bootstrapping the data in the grid.</w:t>
      </w:r>
    </w:p>
    <w:p w14:paraId="4D8295A9" w14:textId="2B53F17A" w:rsidR="006E506B" w:rsidRDefault="00226618">
      <w:pPr>
        <w:pStyle w:val="BodyText"/>
        <w:spacing w:line="259" w:lineRule="auto"/>
        <w:ind w:left="100" w:right="210"/>
      </w:pPr>
      <w:r>
        <w:t>Density</w:t>
      </w:r>
      <w:r>
        <w:rPr>
          <w:spacing w:val="-3"/>
        </w:rPr>
        <w:t xml:space="preserve"> </w:t>
      </w:r>
      <w:r>
        <w:t>estimates</w:t>
      </w:r>
      <w:r>
        <w:rPr>
          <w:spacing w:val="-3"/>
        </w:rPr>
        <w:t xml:space="preserve"> </w:t>
      </w:r>
      <w:r>
        <w:t>were</w:t>
      </w:r>
      <w:r>
        <w:rPr>
          <w:spacing w:val="-3"/>
        </w:rPr>
        <w:t xml:space="preserve"> </w:t>
      </w:r>
      <w:r>
        <w:t>comparable</w:t>
      </w:r>
      <w:r>
        <w:rPr>
          <w:spacing w:val="-3"/>
        </w:rPr>
        <w:t xml:space="preserve"> </w:t>
      </w:r>
      <w:r>
        <w:t>to</w:t>
      </w:r>
      <w:r>
        <w:rPr>
          <w:spacing w:val="-4"/>
        </w:rPr>
        <w:t xml:space="preserve"> </w:t>
      </w:r>
      <w:r>
        <w:t>the</w:t>
      </w:r>
      <w:r>
        <w:rPr>
          <w:spacing w:val="-3"/>
        </w:rPr>
        <w:t xml:space="preserve"> </w:t>
      </w:r>
      <w:r>
        <w:t>other</w:t>
      </w:r>
      <w:r>
        <w:rPr>
          <w:spacing w:val="-4"/>
        </w:rPr>
        <w:t xml:space="preserve"> </w:t>
      </w:r>
      <w:r>
        <w:t>two</w:t>
      </w:r>
      <w:r>
        <w:rPr>
          <w:spacing w:val="-6"/>
        </w:rPr>
        <w:t xml:space="preserve"> </w:t>
      </w:r>
      <w:r>
        <w:t>methods</w:t>
      </w:r>
      <w:r>
        <w:rPr>
          <w:spacing w:val="-5"/>
        </w:rPr>
        <w:t xml:space="preserve"> </w:t>
      </w:r>
      <w:r>
        <w:t>with</w:t>
      </w:r>
      <w:r>
        <w:rPr>
          <w:spacing w:val="-4"/>
        </w:rPr>
        <w:t xml:space="preserve"> </w:t>
      </w:r>
      <w:r>
        <w:t>a</w:t>
      </w:r>
      <w:r>
        <w:rPr>
          <w:spacing w:val="-4"/>
        </w:rPr>
        <w:t xml:space="preserve"> </w:t>
      </w:r>
      <w:r>
        <w:t>low</w:t>
      </w:r>
      <w:r>
        <w:rPr>
          <w:spacing w:val="-3"/>
        </w:rPr>
        <w:t xml:space="preserve"> </w:t>
      </w:r>
      <w:r>
        <w:t>estimate</w:t>
      </w:r>
      <w:r>
        <w:rPr>
          <w:spacing w:val="-3"/>
        </w:rPr>
        <w:t xml:space="preserve"> </w:t>
      </w:r>
      <w:r w:rsidRPr="002E6EEF">
        <w:rPr>
          <w:strike/>
          <w:rPrChange w:id="31" w:author="Anthony Cossio" w:date="2025-04-02T10:48:00Z">
            <w:rPr/>
          </w:rPrChange>
        </w:rPr>
        <w:t>of</w:t>
      </w:r>
      <w:r w:rsidRPr="002E6EEF">
        <w:rPr>
          <w:strike/>
          <w:spacing w:val="-3"/>
          <w:rPrChange w:id="32" w:author="Anthony Cossio" w:date="2025-04-02T10:48:00Z">
            <w:rPr>
              <w:spacing w:val="-3"/>
            </w:rPr>
          </w:rPrChange>
        </w:rPr>
        <w:t xml:space="preserve"> </w:t>
      </w:r>
      <w:r w:rsidRPr="002E6EEF">
        <w:rPr>
          <w:strike/>
          <w:rPrChange w:id="33" w:author="Anthony Cossio" w:date="2025-04-02T10:48:00Z">
            <w:rPr/>
          </w:rPrChange>
        </w:rPr>
        <w:t xml:space="preserve">75.54 </w:t>
      </w:r>
      <w:r w:rsidRPr="002E6EEF">
        <w:rPr>
          <w:strike/>
          <w:color w:val="212121"/>
          <w:rPrChange w:id="34" w:author="Anthony Cossio" w:date="2025-04-02T10:48:00Z">
            <w:rPr>
              <w:color w:val="212121"/>
            </w:rPr>
          </w:rPrChange>
        </w:rPr>
        <w:t>g</w:t>
      </w:r>
      <w:r w:rsidRPr="002E6EEF">
        <w:rPr>
          <w:strike/>
          <w:color w:val="212121"/>
          <w:spacing w:val="-3"/>
          <w:rPrChange w:id="35" w:author="Anthony Cossio" w:date="2025-04-02T10:48:00Z">
            <w:rPr>
              <w:color w:val="212121"/>
              <w:spacing w:val="-3"/>
            </w:rPr>
          </w:rPrChange>
        </w:rPr>
        <w:t xml:space="preserve"> </w:t>
      </w:r>
      <w:r w:rsidRPr="002E6EEF">
        <w:rPr>
          <w:strike/>
          <w:color w:val="212121"/>
          <w:rPrChange w:id="36" w:author="Anthony Cossio" w:date="2025-04-02T10:48:00Z">
            <w:rPr>
              <w:color w:val="212121"/>
            </w:rPr>
          </w:rPrChange>
        </w:rPr>
        <w:t>m</w:t>
      </w:r>
      <w:r w:rsidRPr="002E6EEF">
        <w:rPr>
          <w:strike/>
          <w:color w:val="212121"/>
          <w:vertAlign w:val="superscript"/>
          <w:rPrChange w:id="37" w:author="Anthony Cossio" w:date="2025-04-02T10:48:00Z">
            <w:rPr>
              <w:color w:val="212121"/>
              <w:vertAlign w:val="superscript"/>
            </w:rPr>
          </w:rPrChange>
        </w:rPr>
        <w:t>-2</w:t>
      </w:r>
      <w:r w:rsidRPr="002E6EEF">
        <w:rPr>
          <w:strike/>
          <w:color w:val="212121"/>
          <w:rPrChange w:id="38" w:author="Anthony Cossio" w:date="2025-04-02T10:48:00Z">
            <w:rPr>
              <w:color w:val="212121"/>
            </w:rPr>
          </w:rPrChange>
        </w:rPr>
        <w:t xml:space="preserve"> </w:t>
      </w:r>
      <w:r w:rsidRPr="002E6EEF">
        <w:rPr>
          <w:strike/>
          <w:rPrChange w:id="39" w:author="Anthony Cossio" w:date="2025-04-02T10:48:00Z">
            <w:rPr/>
          </w:rPrChange>
        </w:rPr>
        <w:t xml:space="preserve">95% CI [51.7, 108.64 </w:t>
      </w:r>
      <w:r w:rsidRPr="002E6EEF">
        <w:rPr>
          <w:strike/>
          <w:color w:val="212121"/>
          <w:rPrChange w:id="40" w:author="Anthony Cossio" w:date="2025-04-02T10:48:00Z">
            <w:rPr>
              <w:color w:val="212121"/>
            </w:rPr>
          </w:rPrChange>
        </w:rPr>
        <w:t>g m</w:t>
      </w:r>
      <w:r w:rsidRPr="002E6EEF">
        <w:rPr>
          <w:strike/>
          <w:color w:val="212121"/>
          <w:vertAlign w:val="superscript"/>
          <w:rPrChange w:id="41" w:author="Anthony Cossio" w:date="2025-04-02T10:48:00Z">
            <w:rPr>
              <w:color w:val="212121"/>
              <w:vertAlign w:val="superscript"/>
            </w:rPr>
          </w:rPrChange>
        </w:rPr>
        <w:t>-2</w:t>
      </w:r>
      <w:r w:rsidRPr="002E6EEF">
        <w:rPr>
          <w:strike/>
          <w:color w:val="212121"/>
          <w:spacing w:val="-24"/>
          <w:rPrChange w:id="42" w:author="Anthony Cossio" w:date="2025-04-02T10:48:00Z">
            <w:rPr>
              <w:color w:val="212121"/>
              <w:spacing w:val="-24"/>
            </w:rPr>
          </w:rPrChange>
        </w:rPr>
        <w:t xml:space="preserve"> </w:t>
      </w:r>
      <w:r w:rsidRPr="002E6EEF">
        <w:rPr>
          <w:strike/>
          <w:rPrChange w:id="43" w:author="Anthony Cossio" w:date="2025-04-02T10:48:00Z">
            <w:rPr/>
          </w:rPrChange>
        </w:rPr>
        <w:t xml:space="preserve">] and a high of 161.95 </w:t>
      </w:r>
      <w:r w:rsidRPr="002E6EEF">
        <w:rPr>
          <w:strike/>
          <w:color w:val="212121"/>
          <w:rPrChange w:id="44" w:author="Anthony Cossio" w:date="2025-04-02T10:48:00Z">
            <w:rPr>
              <w:color w:val="212121"/>
            </w:rPr>
          </w:rPrChange>
        </w:rPr>
        <w:t>g m</w:t>
      </w:r>
      <w:r w:rsidRPr="002E6EEF">
        <w:rPr>
          <w:strike/>
          <w:color w:val="212121"/>
          <w:vertAlign w:val="superscript"/>
          <w:rPrChange w:id="45" w:author="Anthony Cossio" w:date="2025-04-02T10:48:00Z">
            <w:rPr>
              <w:color w:val="212121"/>
              <w:vertAlign w:val="superscript"/>
            </w:rPr>
          </w:rPrChange>
        </w:rPr>
        <w:t>-2</w:t>
      </w:r>
      <w:r w:rsidRPr="002E6EEF">
        <w:rPr>
          <w:strike/>
          <w:color w:val="212121"/>
          <w:spacing w:val="40"/>
          <w:rPrChange w:id="46" w:author="Anthony Cossio" w:date="2025-04-02T10:48:00Z">
            <w:rPr>
              <w:color w:val="212121"/>
              <w:spacing w:val="40"/>
            </w:rPr>
          </w:rPrChange>
        </w:rPr>
        <w:t xml:space="preserve"> </w:t>
      </w:r>
      <w:r w:rsidRPr="002E6EEF">
        <w:rPr>
          <w:strike/>
          <w:rPrChange w:id="47" w:author="Anthony Cossio" w:date="2025-04-02T10:48:00Z">
            <w:rPr/>
          </w:rPrChange>
        </w:rPr>
        <w:t xml:space="preserve">95% CI [125.08, 213.29 </w:t>
      </w:r>
      <w:r w:rsidRPr="002E6EEF">
        <w:rPr>
          <w:strike/>
          <w:color w:val="212121"/>
          <w:rPrChange w:id="48" w:author="Anthony Cossio" w:date="2025-04-02T10:48:00Z">
            <w:rPr>
              <w:color w:val="212121"/>
            </w:rPr>
          </w:rPrChange>
        </w:rPr>
        <w:t>g m</w:t>
      </w:r>
      <w:r w:rsidRPr="002E6EEF">
        <w:rPr>
          <w:strike/>
          <w:color w:val="212121"/>
          <w:vertAlign w:val="superscript"/>
          <w:rPrChange w:id="49" w:author="Anthony Cossio" w:date="2025-04-02T10:48:00Z">
            <w:rPr>
              <w:color w:val="212121"/>
              <w:vertAlign w:val="superscript"/>
            </w:rPr>
          </w:rPrChange>
        </w:rPr>
        <w:t>-2</w:t>
      </w:r>
      <w:r w:rsidRPr="002E6EEF">
        <w:rPr>
          <w:strike/>
          <w:color w:val="212121"/>
          <w:spacing w:val="-24"/>
          <w:rPrChange w:id="50" w:author="Anthony Cossio" w:date="2025-04-02T10:48:00Z">
            <w:rPr>
              <w:color w:val="212121"/>
              <w:spacing w:val="-24"/>
            </w:rPr>
          </w:rPrChange>
        </w:rPr>
        <w:t xml:space="preserve"> </w:t>
      </w:r>
      <w:r w:rsidRPr="002E6EEF">
        <w:rPr>
          <w:strike/>
          <w:rPrChange w:id="51" w:author="Anthony Cossio" w:date="2025-04-02T10:48:00Z">
            <w:rPr/>
          </w:rPrChange>
        </w:rPr>
        <w:t>]</w:t>
      </w:r>
      <w:ins w:id="52" w:author="Anthony Cossio" w:date="2025-04-03T12:32:00Z">
        <w:r w:rsidR="001060F7" w:rsidRPr="001060F7">
          <w:rPr>
            <w:rPrChange w:id="53" w:author="Anthony Cossio" w:date="2025-04-03T12:33:00Z">
              <w:rPr>
                <w:strike/>
              </w:rPr>
            </w:rPrChange>
          </w:rPr>
          <w:t xml:space="preserve"> </w:t>
        </w:r>
      </w:ins>
      <w:ins w:id="54" w:author="Anthony Cossio" w:date="2025-04-03T12:33:00Z">
        <w:r w:rsidR="001060F7">
          <w:t xml:space="preserve">of 44.29 </w:t>
        </w:r>
        <w:r w:rsidR="001060F7" w:rsidRPr="00957B66">
          <w:rPr>
            <w:color w:val="212121"/>
          </w:rPr>
          <w:t>g m</w:t>
        </w:r>
        <w:r w:rsidR="001060F7" w:rsidRPr="00957B66">
          <w:rPr>
            <w:color w:val="212121"/>
            <w:vertAlign w:val="superscript"/>
          </w:rPr>
          <w:t>-2</w:t>
        </w:r>
        <w:r w:rsidR="001060F7">
          <w:rPr>
            <w:color w:val="212121"/>
            <w:vertAlign w:val="superscript"/>
          </w:rPr>
          <w:t xml:space="preserve"> </w:t>
        </w:r>
        <w:r w:rsidR="001060F7" w:rsidRPr="001060F7">
          <w:rPr>
            <w:color w:val="212121"/>
            <w:rPrChange w:id="55" w:author="Anthony Cossio" w:date="2025-04-03T12:33:00Z">
              <w:rPr>
                <w:color w:val="212121"/>
                <w:vertAlign w:val="superscript"/>
              </w:rPr>
            </w:rPrChange>
          </w:rPr>
          <w:t>95%</w:t>
        </w:r>
        <w:r w:rsidR="001060F7">
          <w:t xml:space="preserve"> CI [</w:t>
        </w:r>
      </w:ins>
      <w:ins w:id="56" w:author="Anthony Cossio" w:date="2025-04-03T12:34:00Z">
        <w:r w:rsidR="001060F7">
          <w:t xml:space="preserve">32.03, 70.17 </w:t>
        </w:r>
        <w:r w:rsidR="001060F7" w:rsidRPr="00957B66">
          <w:rPr>
            <w:color w:val="212121"/>
          </w:rPr>
          <w:t>g m</w:t>
        </w:r>
        <w:r w:rsidR="001060F7" w:rsidRPr="00957B66">
          <w:rPr>
            <w:color w:val="212121"/>
            <w:vertAlign w:val="superscript"/>
          </w:rPr>
          <w:t>-2</w:t>
        </w:r>
        <w:r w:rsidR="001060F7">
          <w:rPr>
            <w:strike/>
            <w:color w:val="212121"/>
            <w:vertAlign w:val="superscript"/>
          </w:rPr>
          <w:t xml:space="preserve"> </w:t>
        </w:r>
        <w:r w:rsidR="001060F7" w:rsidRPr="001060F7">
          <w:rPr>
            <w:color w:val="212121"/>
            <w:rPrChange w:id="57" w:author="Anthony Cossio" w:date="2025-04-03T12:34:00Z">
              <w:rPr>
                <w:strike/>
                <w:color w:val="212121"/>
                <w:vertAlign w:val="superscript"/>
              </w:rPr>
            </w:rPrChange>
          </w:rPr>
          <w:t>]</w:t>
        </w:r>
      </w:ins>
      <w:ins w:id="58" w:author="Anthony Cossio" w:date="2025-04-03T12:33:00Z">
        <w:r w:rsidR="001060F7" w:rsidRPr="001060F7">
          <w:rPr>
            <w:rPrChange w:id="59" w:author="Anthony Cossio" w:date="2025-04-03T12:33:00Z">
              <w:rPr>
                <w:color w:val="212121"/>
                <w:vertAlign w:val="superscript"/>
              </w:rPr>
            </w:rPrChange>
          </w:rPr>
          <w:t xml:space="preserve"> </w:t>
        </w:r>
      </w:ins>
      <w:ins w:id="60" w:author="Anthony Cossio" w:date="2025-04-03T12:35:00Z">
        <w:r w:rsidR="002749A2">
          <w:t xml:space="preserve">and a high of 56.13 </w:t>
        </w:r>
        <w:r w:rsidR="002749A2" w:rsidRPr="00957B66">
          <w:rPr>
            <w:color w:val="212121"/>
          </w:rPr>
          <w:t>g m</w:t>
        </w:r>
        <w:r w:rsidR="002749A2" w:rsidRPr="00957B66">
          <w:rPr>
            <w:color w:val="212121"/>
            <w:vertAlign w:val="superscript"/>
          </w:rPr>
          <w:t>-2</w:t>
        </w:r>
        <w:r w:rsidR="002749A2">
          <w:rPr>
            <w:color w:val="212121"/>
          </w:rPr>
          <w:t xml:space="preserve"> </w:t>
        </w:r>
      </w:ins>
      <w:ins w:id="61" w:author="Anthony Cossio" w:date="2025-04-03T12:38:00Z">
        <w:r w:rsidR="00770AB7" w:rsidRPr="00957B66">
          <w:rPr>
            <w:color w:val="212121"/>
          </w:rPr>
          <w:t>95%</w:t>
        </w:r>
        <w:r w:rsidR="00770AB7">
          <w:t xml:space="preserve"> </w:t>
        </w:r>
      </w:ins>
      <w:ins w:id="62" w:author="Anthony Cossio" w:date="2025-04-03T12:37:00Z">
        <w:r w:rsidR="002749A2">
          <w:rPr>
            <w:color w:val="212121"/>
          </w:rPr>
          <w:t xml:space="preserve">CI [43.01, 90.61 </w:t>
        </w:r>
        <w:r w:rsidR="002749A2" w:rsidRPr="00957B66">
          <w:rPr>
            <w:color w:val="212121"/>
          </w:rPr>
          <w:t>g m</w:t>
        </w:r>
        <w:r w:rsidR="002749A2" w:rsidRPr="00957B66">
          <w:rPr>
            <w:color w:val="212121"/>
            <w:vertAlign w:val="superscript"/>
          </w:rPr>
          <w:t>-2</w:t>
        </w:r>
        <w:r w:rsidR="002749A2" w:rsidRPr="002749A2">
          <w:rPr>
            <w:color w:val="212121"/>
            <w:rPrChange w:id="63" w:author="Anthony Cossio" w:date="2025-04-03T12:37:00Z">
              <w:rPr>
                <w:color w:val="212121"/>
                <w:vertAlign w:val="superscript"/>
              </w:rPr>
            </w:rPrChange>
          </w:rPr>
          <w:t>]</w:t>
        </w:r>
      </w:ins>
      <w:r w:rsidRPr="001060F7">
        <w:t>.</w:t>
      </w:r>
      <w:r>
        <w:t xml:space="preserve"> Gliders</w:t>
      </w:r>
    </w:p>
    <w:p w14:paraId="25B46158" w14:textId="77777777" w:rsidR="006E506B" w:rsidRDefault="00226618">
      <w:pPr>
        <w:pStyle w:val="BodyText"/>
        <w:ind w:left="100"/>
      </w:pPr>
      <w:r>
        <w:t>remain</w:t>
      </w:r>
      <w:r>
        <w:rPr>
          <w:spacing w:val="-3"/>
        </w:rPr>
        <w:t xml:space="preserve"> </w:t>
      </w:r>
      <w:r>
        <w:t>an</w:t>
      </w:r>
      <w:r>
        <w:rPr>
          <w:spacing w:val="-2"/>
        </w:rPr>
        <w:t xml:space="preserve"> </w:t>
      </w:r>
      <w:r>
        <w:t>important</w:t>
      </w:r>
      <w:r>
        <w:rPr>
          <w:spacing w:val="-1"/>
        </w:rPr>
        <w:t xml:space="preserve"> </w:t>
      </w:r>
      <w:r>
        <w:t>tool</w:t>
      </w:r>
      <w:r>
        <w:rPr>
          <w:spacing w:val="-2"/>
        </w:rPr>
        <w:t xml:space="preserve"> </w:t>
      </w:r>
      <w:r>
        <w:t>to</w:t>
      </w:r>
      <w:r>
        <w:rPr>
          <w:spacing w:val="-2"/>
        </w:rPr>
        <w:t xml:space="preserve"> </w:t>
      </w:r>
      <w:r>
        <w:t>continue to</w:t>
      </w:r>
      <w:r>
        <w:rPr>
          <w:spacing w:val="-3"/>
        </w:rPr>
        <w:t xml:space="preserve"> </w:t>
      </w:r>
      <w:r>
        <w:t>provide acoustic</w:t>
      </w:r>
      <w:r>
        <w:rPr>
          <w:spacing w:val="-1"/>
        </w:rPr>
        <w:t xml:space="preserve"> </w:t>
      </w:r>
      <w:r>
        <w:t>biomass</w:t>
      </w:r>
      <w:r>
        <w:rPr>
          <w:spacing w:val="-4"/>
        </w:rPr>
        <w:t xml:space="preserve"> </w:t>
      </w:r>
      <w:r>
        <w:t>estimates of</w:t>
      </w:r>
      <w:r>
        <w:rPr>
          <w:spacing w:val="-1"/>
        </w:rPr>
        <w:t xml:space="preserve"> </w:t>
      </w:r>
      <w:r>
        <w:t>Antarctic</w:t>
      </w:r>
      <w:r>
        <w:rPr>
          <w:spacing w:val="-1"/>
        </w:rPr>
        <w:t xml:space="preserve"> </w:t>
      </w:r>
      <w:r>
        <w:rPr>
          <w:spacing w:val="-2"/>
        </w:rPr>
        <w:t>krill.</w:t>
      </w:r>
    </w:p>
    <w:p w14:paraId="1407247E" w14:textId="77777777" w:rsidR="006E506B" w:rsidRDefault="006E506B">
      <w:pPr>
        <w:pStyle w:val="BodyText"/>
      </w:pPr>
    </w:p>
    <w:p w14:paraId="710FC01A" w14:textId="77777777" w:rsidR="006E506B" w:rsidRDefault="006E506B">
      <w:pPr>
        <w:pStyle w:val="BodyText"/>
        <w:spacing w:before="90"/>
      </w:pPr>
    </w:p>
    <w:p w14:paraId="0449867B" w14:textId="77777777" w:rsidR="006E506B" w:rsidRDefault="00226618">
      <w:pPr>
        <w:pStyle w:val="Heading1"/>
      </w:pPr>
      <w:r>
        <w:rPr>
          <w:spacing w:val="-2"/>
        </w:rPr>
        <w:t>Introduction</w:t>
      </w:r>
    </w:p>
    <w:p w14:paraId="13B8D8DB" w14:textId="77777777" w:rsidR="006E506B" w:rsidRDefault="00226618">
      <w:pPr>
        <w:pStyle w:val="BodyText"/>
        <w:spacing w:before="181" w:line="259" w:lineRule="auto"/>
        <w:ind w:left="100" w:right="153"/>
      </w:pPr>
      <w:r>
        <w:t>CCAMLR requires estimates of krill biomass at appropriate time and space scales in order to develop a revised krill management plan that can allocate krill catch within and among subareas. Annual biomass estimates have historically been made from research vessel based acoustic trawl surveys. Owing to the cost of these surveys, many national programs have reduced the frequency or eliminated surveys. At the same time, krill catch has increased, and in some areas annually reach interim catch limits. Thus, there is a realization that a revised krill management strategy will need to expand</w:t>
      </w:r>
      <w:r>
        <w:rPr>
          <w:spacing w:val="-2"/>
        </w:rPr>
        <w:t xml:space="preserve"> </w:t>
      </w:r>
      <w:r>
        <w:t>the</w:t>
      </w:r>
      <w:r>
        <w:rPr>
          <w:spacing w:val="-2"/>
        </w:rPr>
        <w:t xml:space="preserve"> </w:t>
      </w:r>
      <w:r>
        <w:t>types</w:t>
      </w:r>
      <w:r>
        <w:rPr>
          <w:spacing w:val="-4"/>
        </w:rPr>
        <w:t xml:space="preserve"> </w:t>
      </w:r>
      <w:r>
        <w:t>of</w:t>
      </w:r>
      <w:r>
        <w:rPr>
          <w:spacing w:val="-3"/>
        </w:rPr>
        <w:t xml:space="preserve"> </w:t>
      </w:r>
      <w:r>
        <w:t>surveys</w:t>
      </w:r>
      <w:r>
        <w:rPr>
          <w:spacing w:val="-2"/>
        </w:rPr>
        <w:t xml:space="preserve"> </w:t>
      </w:r>
      <w:r>
        <w:t>that</w:t>
      </w:r>
      <w:r>
        <w:rPr>
          <w:spacing w:val="-2"/>
        </w:rPr>
        <w:t xml:space="preserve"> </w:t>
      </w:r>
      <w:r>
        <w:t>can</w:t>
      </w:r>
      <w:r>
        <w:rPr>
          <w:spacing w:val="-3"/>
        </w:rPr>
        <w:t xml:space="preserve"> </w:t>
      </w:r>
      <w:r>
        <w:t>be</w:t>
      </w:r>
      <w:r>
        <w:rPr>
          <w:spacing w:val="-2"/>
        </w:rPr>
        <w:t xml:space="preserve"> </w:t>
      </w:r>
      <w:r>
        <w:t>included</w:t>
      </w:r>
      <w:r>
        <w:rPr>
          <w:spacing w:val="-2"/>
        </w:rPr>
        <w:t xml:space="preserve"> </w:t>
      </w:r>
      <w:r>
        <w:t>to</w:t>
      </w:r>
      <w:r>
        <w:rPr>
          <w:spacing w:val="-5"/>
        </w:rPr>
        <w:t xml:space="preserve"> </w:t>
      </w:r>
      <w:r>
        <w:t>generate</w:t>
      </w:r>
      <w:r>
        <w:rPr>
          <w:spacing w:val="-2"/>
        </w:rPr>
        <w:t xml:space="preserve"> </w:t>
      </w:r>
      <w:r>
        <w:t>estimates</w:t>
      </w:r>
      <w:r>
        <w:rPr>
          <w:spacing w:val="-2"/>
        </w:rPr>
        <w:t xml:space="preserve"> </w:t>
      </w:r>
      <w:r>
        <w:t>of</w:t>
      </w:r>
      <w:r>
        <w:rPr>
          <w:spacing w:val="-3"/>
        </w:rPr>
        <w:t xml:space="preserve"> </w:t>
      </w:r>
      <w:r>
        <w:t>krill</w:t>
      </w:r>
      <w:r>
        <w:rPr>
          <w:spacing w:val="-5"/>
        </w:rPr>
        <w:t xml:space="preserve"> </w:t>
      </w:r>
      <w:r>
        <w:t>biomass.</w:t>
      </w:r>
      <w:r>
        <w:rPr>
          <w:spacing w:val="-2"/>
        </w:rPr>
        <w:t xml:space="preserve"> </w:t>
      </w:r>
      <w:r>
        <w:t>Considerable effort has been expanded to use fishing vessels to provide acoustic estimates on fishing grounds, in addition to their use in fishery independent surveys.</w:t>
      </w:r>
    </w:p>
    <w:p w14:paraId="3563F791" w14:textId="77777777" w:rsidR="006E506B" w:rsidRDefault="006E506B">
      <w:pPr>
        <w:spacing w:line="259" w:lineRule="auto"/>
        <w:sectPr w:rsidR="006E506B">
          <w:pgSz w:w="12240" w:h="15840"/>
          <w:pgMar w:top="1360" w:right="1320" w:bottom="280" w:left="1340" w:header="720" w:footer="720" w:gutter="0"/>
          <w:cols w:space="720"/>
        </w:sectPr>
      </w:pPr>
    </w:p>
    <w:p w14:paraId="571D3D62" w14:textId="77777777" w:rsidR="006E506B" w:rsidRDefault="00226618">
      <w:pPr>
        <w:pStyle w:val="BodyText"/>
        <w:spacing w:before="80" w:line="259" w:lineRule="auto"/>
        <w:ind w:left="100" w:right="189"/>
      </w:pPr>
      <w:r>
        <w:lastRenderedPageBreak/>
        <w:t>The</w:t>
      </w:r>
      <w:r>
        <w:rPr>
          <w:spacing w:val="-3"/>
        </w:rPr>
        <w:t xml:space="preserve"> </w:t>
      </w:r>
      <w:r>
        <w:t>US</w:t>
      </w:r>
      <w:r>
        <w:rPr>
          <w:spacing w:val="-3"/>
        </w:rPr>
        <w:t xml:space="preserve"> </w:t>
      </w:r>
      <w:r>
        <w:t>Antarctic</w:t>
      </w:r>
      <w:r>
        <w:rPr>
          <w:spacing w:val="-3"/>
        </w:rPr>
        <w:t xml:space="preserve"> </w:t>
      </w:r>
      <w:r>
        <w:t>Marine</w:t>
      </w:r>
      <w:r>
        <w:rPr>
          <w:spacing w:val="-6"/>
        </w:rPr>
        <w:t xml:space="preserve"> </w:t>
      </w:r>
      <w:r>
        <w:t>Living</w:t>
      </w:r>
      <w:r>
        <w:rPr>
          <w:spacing w:val="-3"/>
        </w:rPr>
        <w:t xml:space="preserve"> </w:t>
      </w:r>
      <w:r>
        <w:t>Resources</w:t>
      </w:r>
      <w:r>
        <w:rPr>
          <w:spacing w:val="-5"/>
        </w:rPr>
        <w:t xml:space="preserve"> </w:t>
      </w:r>
      <w:r>
        <w:t>(US</w:t>
      </w:r>
      <w:r>
        <w:rPr>
          <w:spacing w:val="-3"/>
        </w:rPr>
        <w:t xml:space="preserve"> </w:t>
      </w:r>
      <w:r>
        <w:t>AMLR)</w:t>
      </w:r>
      <w:r>
        <w:rPr>
          <w:spacing w:val="-3"/>
        </w:rPr>
        <w:t xml:space="preserve"> </w:t>
      </w:r>
      <w:r>
        <w:t>program</w:t>
      </w:r>
      <w:r>
        <w:rPr>
          <w:spacing w:val="-3"/>
        </w:rPr>
        <w:t xml:space="preserve"> </w:t>
      </w:r>
      <w:r>
        <w:t>has</w:t>
      </w:r>
      <w:r>
        <w:rPr>
          <w:spacing w:val="-3"/>
        </w:rPr>
        <w:t xml:space="preserve"> </w:t>
      </w:r>
      <w:r>
        <w:t>historically</w:t>
      </w:r>
      <w:r>
        <w:rPr>
          <w:spacing w:val="-2"/>
        </w:rPr>
        <w:t xml:space="preserve"> </w:t>
      </w:r>
      <w:r>
        <w:t>provided</w:t>
      </w:r>
      <w:r>
        <w:rPr>
          <w:spacing w:val="-3"/>
        </w:rPr>
        <w:t xml:space="preserve"> </w:t>
      </w:r>
      <w:r>
        <w:t>Antarctic krill acoustic biomass estimates since 1991 (Hewitt et al. 2003: Reiss et al. 2008). Initially, the US AMLR program used ships to collect acoustic data during the austral summer until 2012, when the program did five consecutive winter acoustic estimates (2012 – 2016) (Reiss. et al. 2017). In 2018, US AMLR started using autonomous underwater gliders equipped with active acoustics (Reiss et al. 2021) and have been performing annual glider deployments to continue to provide summer krill biomass estimates.</w:t>
      </w:r>
    </w:p>
    <w:p w14:paraId="17C8ABED" w14:textId="77777777" w:rsidR="006E506B" w:rsidRDefault="00226618">
      <w:pPr>
        <w:pStyle w:val="BodyText"/>
        <w:spacing w:before="159" w:line="259" w:lineRule="auto"/>
        <w:ind w:left="100" w:right="163"/>
      </w:pPr>
      <w:r>
        <w:t>Here we report on krill estimates or the 2023/24 austral summer in Bransfield Strait from two deployed autonomous gliders. We demonstrate the use of a new single beam wide-band echosounder (Nortek Signature100 compact echosounder), and compare the biomass density estimated by each glider to better understand the utility of these tools. Finally, we propose a new method</w:t>
      </w:r>
      <w:r>
        <w:rPr>
          <w:spacing w:val="-2"/>
        </w:rPr>
        <w:t xml:space="preserve"> </w:t>
      </w:r>
      <w:r>
        <w:t>to</w:t>
      </w:r>
      <w:r>
        <w:rPr>
          <w:spacing w:val="-3"/>
        </w:rPr>
        <w:t xml:space="preserve"> </w:t>
      </w:r>
      <w:r>
        <w:t>estimate</w:t>
      </w:r>
      <w:r>
        <w:rPr>
          <w:spacing w:val="-2"/>
        </w:rPr>
        <w:t xml:space="preserve"> </w:t>
      </w:r>
      <w:r>
        <w:t>kill</w:t>
      </w:r>
      <w:r>
        <w:rPr>
          <w:spacing w:val="-2"/>
        </w:rPr>
        <w:t xml:space="preserve"> </w:t>
      </w:r>
      <w:r>
        <w:t>biomass</w:t>
      </w:r>
      <w:r>
        <w:rPr>
          <w:spacing w:val="-4"/>
        </w:rPr>
        <w:t xml:space="preserve"> </w:t>
      </w:r>
      <w:r>
        <w:t>by</w:t>
      </w:r>
      <w:r>
        <w:rPr>
          <w:spacing w:val="-2"/>
        </w:rPr>
        <w:t xml:space="preserve"> </w:t>
      </w:r>
      <w:r>
        <w:t>gridding</w:t>
      </w:r>
      <w:r>
        <w:rPr>
          <w:spacing w:val="-2"/>
        </w:rPr>
        <w:t xml:space="preserve"> </w:t>
      </w:r>
      <w:r>
        <w:t>the</w:t>
      </w:r>
      <w:r>
        <w:rPr>
          <w:spacing w:val="-2"/>
        </w:rPr>
        <w:t xml:space="preserve"> </w:t>
      </w:r>
      <w:r>
        <w:t>glider</w:t>
      </w:r>
      <w:r>
        <w:rPr>
          <w:spacing w:val="-3"/>
        </w:rPr>
        <w:t xml:space="preserve"> </w:t>
      </w:r>
      <w:r>
        <w:t>data</w:t>
      </w:r>
      <w:r>
        <w:rPr>
          <w:spacing w:val="-2"/>
        </w:rPr>
        <w:t xml:space="preserve"> </w:t>
      </w:r>
      <w:r>
        <w:t>over</w:t>
      </w:r>
      <w:r>
        <w:rPr>
          <w:spacing w:val="-3"/>
        </w:rPr>
        <w:t xml:space="preserve"> </w:t>
      </w:r>
      <w:r>
        <w:t>a</w:t>
      </w:r>
      <w:r>
        <w:rPr>
          <w:spacing w:val="-3"/>
        </w:rPr>
        <w:t xml:space="preserve"> </w:t>
      </w:r>
      <w:r>
        <w:t>fixed</w:t>
      </w:r>
      <w:r>
        <w:rPr>
          <w:spacing w:val="-5"/>
        </w:rPr>
        <w:t xml:space="preserve"> </w:t>
      </w:r>
      <w:r>
        <w:t>grid</w:t>
      </w:r>
      <w:r>
        <w:rPr>
          <w:spacing w:val="-2"/>
        </w:rPr>
        <w:t xml:space="preserve"> </w:t>
      </w:r>
      <w:r>
        <w:t>to</w:t>
      </w:r>
      <w:r>
        <w:rPr>
          <w:spacing w:val="-2"/>
        </w:rPr>
        <w:t xml:space="preserve"> </w:t>
      </w:r>
      <w:r>
        <w:t>remove</w:t>
      </w:r>
      <w:r>
        <w:rPr>
          <w:spacing w:val="-1"/>
        </w:rPr>
        <w:t xml:space="preserve"> </w:t>
      </w:r>
      <w:r>
        <w:t>the</w:t>
      </w:r>
      <w:r>
        <w:rPr>
          <w:spacing w:val="-2"/>
        </w:rPr>
        <w:t xml:space="preserve"> </w:t>
      </w:r>
      <w:r>
        <w:t>effects</w:t>
      </w:r>
      <w:r>
        <w:rPr>
          <w:spacing w:val="-4"/>
        </w:rPr>
        <w:t xml:space="preserve"> </w:t>
      </w:r>
      <w:r>
        <w:t>of oversampling,</w:t>
      </w:r>
      <w:r>
        <w:rPr>
          <w:spacing w:val="-1"/>
        </w:rPr>
        <w:t xml:space="preserve"> </w:t>
      </w:r>
      <w:r>
        <w:t>and</w:t>
      </w:r>
      <w:r>
        <w:rPr>
          <w:spacing w:val="-1"/>
        </w:rPr>
        <w:t xml:space="preserve"> </w:t>
      </w:r>
      <w:r>
        <w:t>then</w:t>
      </w:r>
      <w:r>
        <w:rPr>
          <w:spacing w:val="-2"/>
        </w:rPr>
        <w:t xml:space="preserve"> </w:t>
      </w:r>
      <w:r>
        <w:t>use</w:t>
      </w:r>
      <w:r>
        <w:rPr>
          <w:spacing w:val="-1"/>
        </w:rPr>
        <w:t xml:space="preserve"> </w:t>
      </w:r>
      <w:r>
        <w:t>a bootstrap</w:t>
      </w:r>
      <w:r>
        <w:rPr>
          <w:spacing w:val="-2"/>
        </w:rPr>
        <w:t xml:space="preserve"> </w:t>
      </w:r>
      <w:r>
        <w:t>estimate</w:t>
      </w:r>
      <w:r>
        <w:rPr>
          <w:spacing w:val="-1"/>
        </w:rPr>
        <w:t xml:space="preserve"> </w:t>
      </w:r>
      <w:r>
        <w:t>to</w:t>
      </w:r>
      <w:r>
        <w:rPr>
          <w:spacing w:val="-2"/>
        </w:rPr>
        <w:t xml:space="preserve"> </w:t>
      </w:r>
      <w:r>
        <w:t>calculate</w:t>
      </w:r>
      <w:r>
        <w:rPr>
          <w:spacing w:val="-1"/>
        </w:rPr>
        <w:t xml:space="preserve"> </w:t>
      </w:r>
      <w:r>
        <w:t>the</w:t>
      </w:r>
      <w:r>
        <w:rPr>
          <w:spacing w:val="-1"/>
        </w:rPr>
        <w:t xml:space="preserve"> </w:t>
      </w:r>
      <w:r>
        <w:t>mean</w:t>
      </w:r>
      <w:r>
        <w:rPr>
          <w:spacing w:val="-4"/>
        </w:rPr>
        <w:t xml:space="preserve"> </w:t>
      </w:r>
      <w:r>
        <w:t>and</w:t>
      </w:r>
      <w:r>
        <w:rPr>
          <w:spacing w:val="-1"/>
        </w:rPr>
        <w:t xml:space="preserve"> </w:t>
      </w:r>
      <w:r>
        <w:t>estimate</w:t>
      </w:r>
      <w:r>
        <w:rPr>
          <w:spacing w:val="-1"/>
        </w:rPr>
        <w:t xml:space="preserve"> </w:t>
      </w:r>
      <w:r>
        <w:t>the</w:t>
      </w:r>
      <w:r>
        <w:rPr>
          <w:spacing w:val="-1"/>
        </w:rPr>
        <w:t xml:space="preserve"> </w:t>
      </w:r>
      <w:r>
        <w:t>variability</w:t>
      </w:r>
      <w:r>
        <w:rPr>
          <w:spacing w:val="-1"/>
        </w:rPr>
        <w:t xml:space="preserve"> </w:t>
      </w:r>
      <w:r>
        <w:t>of the survey estimates.</w:t>
      </w:r>
    </w:p>
    <w:p w14:paraId="087855FA" w14:textId="77777777" w:rsidR="006E506B" w:rsidRDefault="006E506B">
      <w:pPr>
        <w:pStyle w:val="BodyText"/>
      </w:pPr>
    </w:p>
    <w:p w14:paraId="0B87181D" w14:textId="77777777" w:rsidR="006E506B" w:rsidRDefault="006E506B">
      <w:pPr>
        <w:pStyle w:val="BodyText"/>
        <w:spacing w:before="69"/>
      </w:pPr>
    </w:p>
    <w:p w14:paraId="58B4BE2A" w14:textId="77777777" w:rsidR="006E506B" w:rsidRDefault="00226618">
      <w:pPr>
        <w:pStyle w:val="Heading1"/>
      </w:pPr>
      <w:r>
        <w:rPr>
          <w:spacing w:val="-2"/>
        </w:rPr>
        <w:t>Methods</w:t>
      </w:r>
    </w:p>
    <w:p w14:paraId="28F042DA" w14:textId="77777777" w:rsidR="006E506B" w:rsidRDefault="00226618">
      <w:pPr>
        <w:pStyle w:val="BodyText"/>
        <w:spacing w:before="181" w:line="259" w:lineRule="auto"/>
        <w:ind w:left="100" w:right="118"/>
      </w:pPr>
      <w:r>
        <w:t>The US AMLR program deployed two Teledyne Webb Research Slocum G3 gliders (AMLR03 and AMLR04) south of Smith Island, in the Bransfield Strait on November 28, 2023 by the RVIB Laurence</w:t>
      </w:r>
      <w:r>
        <w:rPr>
          <w:spacing w:val="-3"/>
        </w:rPr>
        <w:t xml:space="preserve"> </w:t>
      </w:r>
      <w:r>
        <w:t>M.</w:t>
      </w:r>
      <w:r>
        <w:rPr>
          <w:spacing w:val="-3"/>
        </w:rPr>
        <w:t xml:space="preserve"> </w:t>
      </w:r>
      <w:r>
        <w:t>Gould</w:t>
      </w:r>
      <w:r>
        <w:rPr>
          <w:spacing w:val="-3"/>
        </w:rPr>
        <w:t xml:space="preserve"> </w:t>
      </w:r>
      <w:r>
        <w:t>(Figure</w:t>
      </w:r>
      <w:r>
        <w:rPr>
          <w:spacing w:val="-3"/>
        </w:rPr>
        <w:t xml:space="preserve"> </w:t>
      </w:r>
      <w:r>
        <w:t>1).</w:t>
      </w:r>
      <w:r>
        <w:rPr>
          <w:spacing w:val="-3"/>
        </w:rPr>
        <w:t xml:space="preserve"> </w:t>
      </w:r>
      <w:r>
        <w:t>The</w:t>
      </w:r>
      <w:r>
        <w:rPr>
          <w:spacing w:val="-3"/>
        </w:rPr>
        <w:t xml:space="preserve"> </w:t>
      </w:r>
      <w:r>
        <w:t>general</w:t>
      </w:r>
      <w:r>
        <w:rPr>
          <w:spacing w:val="-3"/>
        </w:rPr>
        <w:t xml:space="preserve"> </w:t>
      </w:r>
      <w:r>
        <w:t>survey</w:t>
      </w:r>
      <w:r>
        <w:rPr>
          <w:spacing w:val="-3"/>
        </w:rPr>
        <w:t xml:space="preserve"> </w:t>
      </w:r>
      <w:r>
        <w:t>design</w:t>
      </w:r>
      <w:r>
        <w:rPr>
          <w:spacing w:val="-2"/>
        </w:rPr>
        <w:t xml:space="preserve"> </w:t>
      </w:r>
      <w:r>
        <w:t>is</w:t>
      </w:r>
      <w:r>
        <w:rPr>
          <w:spacing w:val="-4"/>
        </w:rPr>
        <w:t xml:space="preserve"> </w:t>
      </w:r>
      <w:r>
        <w:t>to</w:t>
      </w:r>
      <w:r>
        <w:rPr>
          <w:spacing w:val="-4"/>
        </w:rPr>
        <w:t xml:space="preserve"> </w:t>
      </w:r>
      <w:r>
        <w:t>replicate,</w:t>
      </w:r>
      <w:r>
        <w:rPr>
          <w:spacing w:val="-2"/>
        </w:rPr>
        <w:t xml:space="preserve"> </w:t>
      </w:r>
      <w:r>
        <w:t>as</w:t>
      </w:r>
      <w:r>
        <w:rPr>
          <w:spacing w:val="-4"/>
        </w:rPr>
        <w:t xml:space="preserve"> </w:t>
      </w:r>
      <w:r>
        <w:t>best</w:t>
      </w:r>
      <w:r>
        <w:rPr>
          <w:spacing w:val="-3"/>
        </w:rPr>
        <w:t xml:space="preserve"> </w:t>
      </w:r>
      <w:r>
        <w:t>as</w:t>
      </w:r>
      <w:r>
        <w:rPr>
          <w:spacing w:val="-4"/>
        </w:rPr>
        <w:t xml:space="preserve"> </w:t>
      </w:r>
      <w:r>
        <w:t>possible,</w:t>
      </w:r>
      <w:r>
        <w:rPr>
          <w:spacing w:val="-3"/>
        </w:rPr>
        <w:t xml:space="preserve"> </w:t>
      </w:r>
      <w:r>
        <w:t>the</w:t>
      </w:r>
      <w:r>
        <w:rPr>
          <w:spacing w:val="-3"/>
        </w:rPr>
        <w:t xml:space="preserve"> </w:t>
      </w:r>
      <w:r>
        <w:t>cross basin transects historically surveyed during our previous ship surveys (Reiss et al. 2008), and recent autonomous surveys. In addition to the cross basin transects, the survey path is also aimed to increase sampling in</w:t>
      </w:r>
      <w:r>
        <w:rPr>
          <w:spacing w:val="-1"/>
        </w:rPr>
        <w:t xml:space="preserve"> </w:t>
      </w:r>
      <w:r>
        <w:t>areas</w:t>
      </w:r>
      <w:r>
        <w:rPr>
          <w:spacing w:val="-1"/>
        </w:rPr>
        <w:t xml:space="preserve"> </w:t>
      </w:r>
      <w:r>
        <w:t>where the fishery operates</w:t>
      </w:r>
      <w:r>
        <w:rPr>
          <w:spacing w:val="-1"/>
        </w:rPr>
        <w:t xml:space="preserve"> </w:t>
      </w:r>
      <w:r>
        <w:t>(on</w:t>
      </w:r>
      <w:r>
        <w:rPr>
          <w:spacing w:val="-1"/>
        </w:rPr>
        <w:t xml:space="preserve"> </w:t>
      </w:r>
      <w:r>
        <w:t>the south</w:t>
      </w:r>
      <w:r>
        <w:rPr>
          <w:spacing w:val="-1"/>
        </w:rPr>
        <w:t xml:space="preserve"> </w:t>
      </w:r>
      <w:r>
        <w:t>side of</w:t>
      </w:r>
      <w:r>
        <w:rPr>
          <w:spacing w:val="-1"/>
        </w:rPr>
        <w:t xml:space="preserve"> </w:t>
      </w:r>
      <w:r>
        <w:t>the Bransfield Strait), and of penguin foraging areas near King George Island. Additionally, as part of other oceanographic investigations, a repeat survey was conducted near the mouth of Gerlache Strait in SW Bransfield Strait. After completing the survey, the gliders were retrieved on January 27, 2024 south of Hoeseason Island by the RVIB</w:t>
      </w:r>
      <w:r>
        <w:rPr>
          <w:spacing w:val="-1"/>
        </w:rPr>
        <w:t xml:space="preserve"> </w:t>
      </w:r>
      <w:r>
        <w:t>Laurence M. Gould. Both gliders</w:t>
      </w:r>
      <w:r>
        <w:rPr>
          <w:spacing w:val="-1"/>
        </w:rPr>
        <w:t xml:space="preserve"> </w:t>
      </w:r>
      <w:r>
        <w:t>dove to 950m depth or 35m off of the bottom.</w:t>
      </w:r>
    </w:p>
    <w:p w14:paraId="244166C2" w14:textId="77777777" w:rsidR="006E506B" w:rsidRDefault="00226618">
      <w:pPr>
        <w:pStyle w:val="BodyText"/>
        <w:spacing w:before="159" w:line="259" w:lineRule="auto"/>
        <w:ind w:left="100" w:right="118"/>
      </w:pPr>
      <w:r>
        <w:t>The two gliders were equipped with a Sea-Bird Glider Payload CTD, an Aanderaa oxygen optode model 4831, a Wetlabs Ecopuck (FLBBC) that measure fluorescence, colored dissolved organic matter,</w:t>
      </w:r>
      <w:r>
        <w:rPr>
          <w:spacing w:val="-3"/>
        </w:rPr>
        <w:t xml:space="preserve"> </w:t>
      </w:r>
      <w:r>
        <w:t>and</w:t>
      </w:r>
      <w:r>
        <w:rPr>
          <w:spacing w:val="-3"/>
        </w:rPr>
        <w:t xml:space="preserve"> </w:t>
      </w:r>
      <w:r>
        <w:t>optical</w:t>
      </w:r>
      <w:r>
        <w:rPr>
          <w:spacing w:val="-3"/>
        </w:rPr>
        <w:t xml:space="preserve"> </w:t>
      </w:r>
      <w:r>
        <w:t>backscatter.</w:t>
      </w:r>
      <w:r>
        <w:rPr>
          <w:spacing w:val="-2"/>
        </w:rPr>
        <w:t xml:space="preserve"> </w:t>
      </w:r>
      <w:r>
        <w:t>Additionally,</w:t>
      </w:r>
      <w:r>
        <w:rPr>
          <w:spacing w:val="-6"/>
        </w:rPr>
        <w:t xml:space="preserve"> </w:t>
      </w:r>
      <w:r>
        <w:t>in</w:t>
      </w:r>
      <w:r>
        <w:rPr>
          <w:spacing w:val="-4"/>
        </w:rPr>
        <w:t xml:space="preserve"> </w:t>
      </w:r>
      <w:r>
        <w:t>contrast</w:t>
      </w:r>
      <w:r>
        <w:rPr>
          <w:spacing w:val="-3"/>
        </w:rPr>
        <w:t xml:space="preserve"> </w:t>
      </w:r>
      <w:r>
        <w:t>to</w:t>
      </w:r>
      <w:r>
        <w:rPr>
          <w:spacing w:val="-4"/>
        </w:rPr>
        <w:t xml:space="preserve"> </w:t>
      </w:r>
      <w:r>
        <w:t>gliders</w:t>
      </w:r>
      <w:r>
        <w:rPr>
          <w:spacing w:val="-5"/>
        </w:rPr>
        <w:t xml:space="preserve"> </w:t>
      </w:r>
      <w:r>
        <w:t>used</w:t>
      </w:r>
      <w:r>
        <w:rPr>
          <w:spacing w:val="-3"/>
        </w:rPr>
        <w:t xml:space="preserve"> </w:t>
      </w:r>
      <w:r>
        <w:t>in</w:t>
      </w:r>
      <w:r>
        <w:rPr>
          <w:spacing w:val="-4"/>
        </w:rPr>
        <w:t xml:space="preserve"> </w:t>
      </w:r>
      <w:r>
        <w:t>previous</w:t>
      </w:r>
      <w:r>
        <w:rPr>
          <w:spacing w:val="-4"/>
        </w:rPr>
        <w:t xml:space="preserve"> </w:t>
      </w:r>
      <w:r>
        <w:t>deployments,</w:t>
      </w:r>
      <w:r>
        <w:rPr>
          <w:spacing w:val="-3"/>
        </w:rPr>
        <w:t xml:space="preserve"> </w:t>
      </w:r>
      <w:r>
        <w:t>the gliders</w:t>
      </w:r>
      <w:r>
        <w:rPr>
          <w:spacing w:val="-2"/>
        </w:rPr>
        <w:t xml:space="preserve"> </w:t>
      </w:r>
      <w:r>
        <w:t>were equipped</w:t>
      </w:r>
      <w:r>
        <w:rPr>
          <w:spacing w:val="-3"/>
        </w:rPr>
        <w:t xml:space="preserve"> </w:t>
      </w:r>
      <w:r>
        <w:t>with</w:t>
      </w:r>
      <w:r>
        <w:rPr>
          <w:spacing w:val="-1"/>
        </w:rPr>
        <w:t xml:space="preserve"> </w:t>
      </w:r>
      <w:r>
        <w:t>a new compact wide-band single beam echosounder</w:t>
      </w:r>
      <w:r>
        <w:rPr>
          <w:spacing w:val="-1"/>
        </w:rPr>
        <w:t xml:space="preserve"> </w:t>
      </w:r>
      <w:r>
        <w:t>in</w:t>
      </w:r>
      <w:r>
        <w:rPr>
          <w:spacing w:val="-1"/>
        </w:rPr>
        <w:t xml:space="preserve"> </w:t>
      </w:r>
      <w:r>
        <w:t>a wetbay forward of</w:t>
      </w:r>
      <w:r>
        <w:rPr>
          <w:spacing w:val="-2"/>
        </w:rPr>
        <w:t xml:space="preserve"> </w:t>
      </w:r>
      <w:r>
        <w:t>the</w:t>
      </w:r>
      <w:r>
        <w:rPr>
          <w:spacing w:val="-2"/>
        </w:rPr>
        <w:t xml:space="preserve"> </w:t>
      </w:r>
      <w:r>
        <w:t>buoyancy</w:t>
      </w:r>
      <w:r>
        <w:rPr>
          <w:spacing w:val="-1"/>
        </w:rPr>
        <w:t xml:space="preserve"> </w:t>
      </w:r>
      <w:r>
        <w:t>pump</w:t>
      </w:r>
      <w:r>
        <w:rPr>
          <w:spacing w:val="-3"/>
        </w:rPr>
        <w:t xml:space="preserve"> </w:t>
      </w:r>
      <w:r>
        <w:t>(Nortek</w:t>
      </w:r>
      <w:r>
        <w:rPr>
          <w:spacing w:val="-2"/>
        </w:rPr>
        <w:t xml:space="preserve"> </w:t>
      </w:r>
      <w:r>
        <w:t>Signature</w:t>
      </w:r>
      <w:r>
        <w:rPr>
          <w:spacing w:val="-2"/>
        </w:rPr>
        <w:t xml:space="preserve"> </w:t>
      </w:r>
      <w:r>
        <w:t>100</w:t>
      </w:r>
      <w:r>
        <w:rPr>
          <w:spacing w:val="-2"/>
        </w:rPr>
        <w:t xml:space="preserve"> </w:t>
      </w:r>
      <w:r>
        <w:t>compact</w:t>
      </w:r>
      <w:r>
        <w:rPr>
          <w:spacing w:val="-2"/>
        </w:rPr>
        <w:t xml:space="preserve"> </w:t>
      </w:r>
      <w:r>
        <w:t>echosounder).</w:t>
      </w:r>
      <w:r>
        <w:rPr>
          <w:spacing w:val="-2"/>
        </w:rPr>
        <w:t xml:space="preserve"> </w:t>
      </w:r>
      <w:r>
        <w:t>The</w:t>
      </w:r>
      <w:r>
        <w:rPr>
          <w:spacing w:val="-2"/>
        </w:rPr>
        <w:t xml:space="preserve"> </w:t>
      </w:r>
      <w:r>
        <w:t>gliders</w:t>
      </w:r>
      <w:r>
        <w:rPr>
          <w:spacing w:val="-4"/>
        </w:rPr>
        <w:t xml:space="preserve"> </w:t>
      </w:r>
      <w:r>
        <w:t>were</w:t>
      </w:r>
      <w:r>
        <w:rPr>
          <w:spacing w:val="-2"/>
        </w:rPr>
        <w:t xml:space="preserve"> </w:t>
      </w:r>
      <w:r>
        <w:t>programmed to dive at 26 degrees so that the acoustic transducers were directed normal to the sea surface while sampling. The echosounders are single beam wideband echosounders with an operational range between 70 kHz and 120 kHz, similar to the echosounders in the Nortek Signature 100 ADCP (Cutter, et al, 2022). We sampled at 1/6 Hz, transmitting one wideband pulse followed by two narrowband pulses. The wideband pulse with frequencies of 74, 82, 91, 99, and 108 kHz was first transmitted with a 1 second delay between frequencies. This is followed by a narrowband pulse transmitted at 70 kHz with a 1-ms duration followed by a 120 kHz pulse with a 1-ms duration. The echosounders have a range of 200m but there was an artifact in the 70 kHz data at 97m so the analysis range was limited to 96m at both frequencies on both gliders.</w:t>
      </w:r>
    </w:p>
    <w:p w14:paraId="7C0FF7D7" w14:textId="77777777" w:rsidR="006E506B" w:rsidRDefault="006E506B">
      <w:pPr>
        <w:spacing w:line="259" w:lineRule="auto"/>
        <w:sectPr w:rsidR="006E506B">
          <w:pgSz w:w="12240" w:h="15840"/>
          <w:pgMar w:top="1360" w:right="1320" w:bottom="280" w:left="1340" w:header="720" w:footer="720" w:gutter="0"/>
          <w:cols w:space="720"/>
        </w:sectPr>
      </w:pPr>
    </w:p>
    <w:p w14:paraId="0BA3EB5E" w14:textId="77777777" w:rsidR="006E506B" w:rsidRDefault="00226618">
      <w:pPr>
        <w:pStyle w:val="BodyText"/>
        <w:spacing w:before="80" w:line="259" w:lineRule="auto"/>
        <w:ind w:left="100" w:right="134"/>
      </w:pPr>
      <w:r>
        <w:lastRenderedPageBreak/>
        <w:t>Unlike ships, gliders collect acoustic data during discrete, oblique dives through the water column. Ships will sample along transects and over a fixed depth range relative to the water surface. The glider acoustics sample similar to an oblique net tow, were the range of the echosounder (effective 96m</w:t>
      </w:r>
      <w:r>
        <w:rPr>
          <w:spacing w:val="-2"/>
        </w:rPr>
        <w:t xml:space="preserve"> </w:t>
      </w:r>
      <w:r>
        <w:t>in</w:t>
      </w:r>
      <w:r>
        <w:rPr>
          <w:spacing w:val="-3"/>
        </w:rPr>
        <w:t xml:space="preserve"> </w:t>
      </w:r>
      <w:r>
        <w:t>this</w:t>
      </w:r>
      <w:r>
        <w:rPr>
          <w:spacing w:val="-3"/>
        </w:rPr>
        <w:t xml:space="preserve"> </w:t>
      </w:r>
      <w:r>
        <w:t>survey)</w:t>
      </w:r>
      <w:r>
        <w:rPr>
          <w:spacing w:val="-2"/>
        </w:rPr>
        <w:t xml:space="preserve"> </w:t>
      </w:r>
      <w:r>
        <w:t>is</w:t>
      </w:r>
      <w:r>
        <w:rPr>
          <w:spacing w:val="-3"/>
        </w:rPr>
        <w:t xml:space="preserve"> </w:t>
      </w:r>
      <w:r>
        <w:t>an</w:t>
      </w:r>
      <w:r>
        <w:rPr>
          <w:spacing w:val="-3"/>
        </w:rPr>
        <w:t xml:space="preserve"> </w:t>
      </w:r>
      <w:r>
        <w:t>angled</w:t>
      </w:r>
      <w:r>
        <w:rPr>
          <w:spacing w:val="-2"/>
        </w:rPr>
        <w:t xml:space="preserve"> </w:t>
      </w:r>
      <w:r>
        <w:t>slice</w:t>
      </w:r>
      <w:r>
        <w:rPr>
          <w:spacing w:val="-2"/>
        </w:rPr>
        <w:t xml:space="preserve"> </w:t>
      </w:r>
      <w:r>
        <w:t>through</w:t>
      </w:r>
      <w:r>
        <w:rPr>
          <w:spacing w:val="-3"/>
        </w:rPr>
        <w:t xml:space="preserve"> </w:t>
      </w:r>
      <w:r>
        <w:t>the</w:t>
      </w:r>
      <w:r>
        <w:rPr>
          <w:spacing w:val="-2"/>
        </w:rPr>
        <w:t xml:space="preserve"> </w:t>
      </w:r>
      <w:r>
        <w:t>water</w:t>
      </w:r>
      <w:r>
        <w:rPr>
          <w:spacing w:val="-3"/>
        </w:rPr>
        <w:t xml:space="preserve"> </w:t>
      </w:r>
      <w:r>
        <w:t>column.</w:t>
      </w:r>
      <w:r>
        <w:rPr>
          <w:spacing w:val="-2"/>
        </w:rPr>
        <w:t xml:space="preserve"> </w:t>
      </w:r>
      <w:r>
        <w:t>Each</w:t>
      </w:r>
      <w:r>
        <w:rPr>
          <w:spacing w:val="-3"/>
        </w:rPr>
        <w:t xml:space="preserve"> </w:t>
      </w:r>
      <w:r>
        <w:t>of</w:t>
      </w:r>
      <w:r>
        <w:rPr>
          <w:spacing w:val="-2"/>
        </w:rPr>
        <w:t xml:space="preserve"> </w:t>
      </w:r>
      <w:r>
        <w:t>these</w:t>
      </w:r>
      <w:r>
        <w:rPr>
          <w:spacing w:val="-4"/>
        </w:rPr>
        <w:t xml:space="preserve"> </w:t>
      </w:r>
      <w:r>
        <w:t>discrete,</w:t>
      </w:r>
      <w:r>
        <w:rPr>
          <w:spacing w:val="-2"/>
        </w:rPr>
        <w:t xml:space="preserve"> </w:t>
      </w:r>
      <w:r>
        <w:t>oblique</w:t>
      </w:r>
      <w:r>
        <w:rPr>
          <w:spacing w:val="-2"/>
        </w:rPr>
        <w:t xml:space="preserve"> </w:t>
      </w:r>
      <w:r>
        <w:t>dives are called profiles. The horizontal distance traveled by the glider during each dive-climb cycle and</w:t>
      </w:r>
      <w:r>
        <w:rPr>
          <w:spacing w:val="40"/>
        </w:rPr>
        <w:t xml:space="preserve"> </w:t>
      </w:r>
      <w:r>
        <w:t>the interval between dives was dependent on dive depth, with increased horizontal sampling resolution when dives were shallower, thus more frequent.</w:t>
      </w:r>
    </w:p>
    <w:p w14:paraId="2A893D28" w14:textId="77777777" w:rsidR="006E506B" w:rsidRDefault="006E506B">
      <w:pPr>
        <w:pStyle w:val="BodyText"/>
      </w:pPr>
    </w:p>
    <w:p w14:paraId="6DFBF05C" w14:textId="77777777" w:rsidR="006E506B" w:rsidRDefault="006E506B">
      <w:pPr>
        <w:pStyle w:val="BodyText"/>
        <w:spacing w:before="71"/>
      </w:pPr>
    </w:p>
    <w:p w14:paraId="7540E88A" w14:textId="77777777" w:rsidR="006E506B" w:rsidRDefault="00226618">
      <w:pPr>
        <w:spacing w:line="400" w:lineRule="auto"/>
        <w:ind w:left="100" w:right="6704"/>
        <w:rPr>
          <w:i/>
          <w:sz w:val="24"/>
        </w:rPr>
      </w:pPr>
      <w:r>
        <w:rPr>
          <w:i/>
          <w:sz w:val="24"/>
        </w:rPr>
        <w:t>Acoustic</w:t>
      </w:r>
      <w:r>
        <w:rPr>
          <w:i/>
          <w:spacing w:val="-15"/>
          <w:sz w:val="24"/>
        </w:rPr>
        <w:t xml:space="preserve"> </w:t>
      </w:r>
      <w:r>
        <w:rPr>
          <w:i/>
          <w:sz w:val="24"/>
        </w:rPr>
        <w:t>data</w:t>
      </w:r>
      <w:r>
        <w:rPr>
          <w:i/>
          <w:spacing w:val="-15"/>
          <w:sz w:val="24"/>
        </w:rPr>
        <w:t xml:space="preserve"> </w:t>
      </w:r>
      <w:r>
        <w:rPr>
          <w:i/>
          <w:sz w:val="24"/>
        </w:rPr>
        <w:t xml:space="preserve">processing </w:t>
      </w:r>
      <w:r>
        <w:rPr>
          <w:i/>
          <w:spacing w:val="-2"/>
          <w:sz w:val="24"/>
        </w:rPr>
        <w:t>Calibration</w:t>
      </w:r>
    </w:p>
    <w:p w14:paraId="5625DE5B" w14:textId="326F164C" w:rsidR="006E506B" w:rsidRDefault="00226618">
      <w:pPr>
        <w:pStyle w:val="BodyText"/>
        <w:spacing w:before="1" w:line="259" w:lineRule="auto"/>
        <w:ind w:left="100" w:right="189"/>
      </w:pPr>
      <w:r>
        <w:t>The</w:t>
      </w:r>
      <w:r>
        <w:rPr>
          <w:spacing w:val="-2"/>
        </w:rPr>
        <w:t xml:space="preserve"> </w:t>
      </w:r>
      <w:r>
        <w:t>echosounders</w:t>
      </w:r>
      <w:r>
        <w:rPr>
          <w:spacing w:val="-4"/>
        </w:rPr>
        <w:t xml:space="preserve"> </w:t>
      </w:r>
      <w:r>
        <w:t>were</w:t>
      </w:r>
      <w:r>
        <w:rPr>
          <w:spacing w:val="-2"/>
        </w:rPr>
        <w:t xml:space="preserve"> </w:t>
      </w:r>
      <w:r>
        <w:t>calibrated</w:t>
      </w:r>
      <w:r>
        <w:rPr>
          <w:spacing w:val="-2"/>
        </w:rPr>
        <w:t xml:space="preserve"> </w:t>
      </w:r>
      <w:r>
        <w:t>using</w:t>
      </w:r>
      <w:r>
        <w:rPr>
          <w:spacing w:val="-2"/>
        </w:rPr>
        <w:t xml:space="preserve"> </w:t>
      </w:r>
      <w:r>
        <w:t>the</w:t>
      </w:r>
      <w:r>
        <w:rPr>
          <w:spacing w:val="-2"/>
        </w:rPr>
        <w:t xml:space="preserve"> </w:t>
      </w:r>
      <w:r>
        <w:t>standard</w:t>
      </w:r>
      <w:r>
        <w:rPr>
          <w:spacing w:val="-2"/>
        </w:rPr>
        <w:t xml:space="preserve"> </w:t>
      </w:r>
      <w:r>
        <w:t>sphere</w:t>
      </w:r>
      <w:r>
        <w:rPr>
          <w:spacing w:val="-1"/>
        </w:rPr>
        <w:t xml:space="preserve"> </w:t>
      </w:r>
      <w:r>
        <w:t>technique</w:t>
      </w:r>
      <w:r>
        <w:rPr>
          <w:spacing w:val="-2"/>
        </w:rPr>
        <w:t xml:space="preserve"> </w:t>
      </w:r>
      <w:r>
        <w:t>(Foote</w:t>
      </w:r>
      <w:r>
        <w:rPr>
          <w:spacing w:val="-2"/>
        </w:rPr>
        <w:t xml:space="preserve"> </w:t>
      </w:r>
      <w:r>
        <w:t>et</w:t>
      </w:r>
      <w:r>
        <w:rPr>
          <w:spacing w:val="-2"/>
        </w:rPr>
        <w:t xml:space="preserve"> </w:t>
      </w:r>
      <w:r>
        <w:t>al.</w:t>
      </w:r>
      <w:r>
        <w:rPr>
          <w:spacing w:val="-2"/>
        </w:rPr>
        <w:t xml:space="preserve"> </w:t>
      </w:r>
      <w:r>
        <w:t>1981;</w:t>
      </w:r>
      <w:r>
        <w:rPr>
          <w:spacing w:val="-2"/>
        </w:rPr>
        <w:t xml:space="preserve"> </w:t>
      </w:r>
      <w:r>
        <w:t>Demer</w:t>
      </w:r>
      <w:r>
        <w:rPr>
          <w:spacing w:val="-3"/>
        </w:rPr>
        <w:t xml:space="preserve"> </w:t>
      </w:r>
      <w:r>
        <w:t xml:space="preserve">et al. 2015; Reiss et al. 2021) in the technology tank at the Southwest Fisheries Science Center (SWFSC) on </w:t>
      </w:r>
      <w:del w:id="64" w:author="Anthony Cossio" w:date="2025-04-01T15:58:00Z">
        <w:r w:rsidDel="00587E69">
          <w:delText>March 29, 2024</w:delText>
        </w:r>
      </w:del>
      <w:ins w:id="65" w:author="Anthony Cossio" w:date="2025-04-01T15:58:00Z">
        <w:r w:rsidR="004C46D5">
          <w:t>November</w:t>
        </w:r>
        <w:r w:rsidR="00587E69">
          <w:t xml:space="preserve"> 5, 2024 and </w:t>
        </w:r>
        <w:r w:rsidR="004C46D5">
          <w:t>January 16,</w:t>
        </w:r>
      </w:ins>
      <w:ins w:id="66" w:author="Anthony Cossio" w:date="2025-04-01T15:59:00Z">
        <w:r w:rsidR="004C46D5">
          <w:t xml:space="preserve"> 2025</w:t>
        </w:r>
      </w:ins>
      <w:r>
        <w:t>. A 25.4 mm tungsten carbide sphere is attached to th</w:t>
      </w:r>
      <w:ins w:id="67" w:author="Anthony Cossio" w:date="2025-04-01T15:59:00Z">
        <w:r w:rsidR="004C46D5">
          <w:t>re</w:t>
        </w:r>
      </w:ins>
      <w:del w:id="68" w:author="Anthony Cossio" w:date="2025-04-01T15:59:00Z">
        <w:r w:rsidDel="004C46D5">
          <w:delText>e</w:delText>
        </w:r>
      </w:del>
      <w:ins w:id="69" w:author="Anthony Cossio" w:date="2025-04-01T15:59:00Z">
        <w:r w:rsidR="004C46D5">
          <w:t>e</w:t>
        </w:r>
      </w:ins>
      <w:r>
        <w:t xml:space="preserve"> </w:t>
      </w:r>
      <w:ins w:id="70" w:author="Anthony Cossio" w:date="2025-04-01T16:00:00Z">
        <w:r w:rsidR="004C46D5">
          <w:t xml:space="preserve">electronic </w:t>
        </w:r>
      </w:ins>
      <w:ins w:id="71" w:author="Anthony Cossio" w:date="2025-04-01T15:59:00Z">
        <w:r w:rsidR="004C46D5">
          <w:t>downriggers</w:t>
        </w:r>
      </w:ins>
      <w:ins w:id="72" w:author="Anthony Cossio" w:date="2025-04-01T16:05:00Z">
        <w:r w:rsidR="004C46D5">
          <w:t xml:space="preserve"> </w:t>
        </w:r>
      </w:ins>
      <w:ins w:id="73" w:author="Anthony Cossio" w:date="2025-04-01T16:06:00Z">
        <w:r w:rsidR="004C46D5">
          <w:t>on</w:t>
        </w:r>
      </w:ins>
      <w:del w:id="74" w:author="Anthony Cossio" w:date="2025-04-01T16:06:00Z">
        <w:r w:rsidDel="004C46D5">
          <w:delText>wetbay of the glider</w:delText>
        </w:r>
        <w:r w:rsidDel="004C46D5">
          <w:rPr>
            <w:spacing w:val="-1"/>
          </w:rPr>
          <w:delText xml:space="preserve"> </w:delText>
        </w:r>
        <w:r w:rsidDel="004C46D5">
          <w:delText>by</w:delText>
        </w:r>
      </w:del>
      <w:r>
        <w:rPr>
          <w:spacing w:val="-1"/>
        </w:rPr>
        <w:t xml:space="preserve"> </w:t>
      </w:r>
      <w:r>
        <w:t>monofilament</w:t>
      </w:r>
      <w:r>
        <w:rPr>
          <w:spacing w:val="-1"/>
        </w:rPr>
        <w:t xml:space="preserve"> </w:t>
      </w:r>
      <w:r>
        <w:t>line</w:t>
      </w:r>
      <w:r>
        <w:rPr>
          <w:spacing w:val="-1"/>
        </w:rPr>
        <w:t xml:space="preserve"> </w:t>
      </w:r>
      <w:del w:id="75" w:author="Anthony Cossio" w:date="2025-04-01T16:06:00Z">
        <w:r w:rsidDel="004C46D5">
          <w:delText>either side</w:delText>
        </w:r>
        <w:r w:rsidDel="004C46D5">
          <w:rPr>
            <w:spacing w:val="-1"/>
          </w:rPr>
          <w:delText xml:space="preserve"> </w:delText>
        </w:r>
        <w:r w:rsidDel="004C46D5">
          <w:delText>of</w:delText>
        </w:r>
        <w:r w:rsidDel="004C46D5">
          <w:rPr>
            <w:spacing w:val="-1"/>
          </w:rPr>
          <w:delText xml:space="preserve"> </w:delText>
        </w:r>
        <w:r w:rsidDel="004C46D5">
          <w:delText>the</w:delText>
        </w:r>
        <w:r w:rsidDel="004C46D5">
          <w:rPr>
            <w:spacing w:val="-1"/>
          </w:rPr>
          <w:delText xml:space="preserve"> </w:delText>
        </w:r>
        <w:r w:rsidDel="004C46D5">
          <w:delText>transducer,</w:delText>
        </w:r>
        <w:r w:rsidDel="004C46D5">
          <w:rPr>
            <w:spacing w:val="-1"/>
          </w:rPr>
          <w:delText xml:space="preserve"> </w:delText>
        </w:r>
      </w:del>
      <w:r>
        <w:t>such</w:t>
      </w:r>
      <w:r>
        <w:rPr>
          <w:spacing w:val="-2"/>
        </w:rPr>
        <w:t xml:space="preserve"> </w:t>
      </w:r>
      <w:r>
        <w:t>that</w:t>
      </w:r>
      <w:r>
        <w:rPr>
          <w:spacing w:val="-1"/>
        </w:rPr>
        <w:t xml:space="preserve"> </w:t>
      </w:r>
      <w:r>
        <w:t>the</w:t>
      </w:r>
      <w:r>
        <w:rPr>
          <w:spacing w:val="-1"/>
        </w:rPr>
        <w:t xml:space="preserve"> </w:t>
      </w:r>
      <w:r>
        <w:t>sphere</w:t>
      </w:r>
      <w:r>
        <w:rPr>
          <w:spacing w:val="-1"/>
        </w:rPr>
        <w:t xml:space="preserve"> </w:t>
      </w:r>
      <w:r>
        <w:t>is</w:t>
      </w:r>
      <w:r>
        <w:rPr>
          <w:spacing w:val="-1"/>
        </w:rPr>
        <w:t xml:space="preserve"> </w:t>
      </w:r>
      <w:r>
        <w:t>centered</w:t>
      </w:r>
      <w:r>
        <w:rPr>
          <w:spacing w:val="-1"/>
        </w:rPr>
        <w:t xml:space="preserve"> </w:t>
      </w:r>
      <w:r>
        <w:t>under</w:t>
      </w:r>
      <w:r>
        <w:rPr>
          <w:spacing w:val="-2"/>
        </w:rPr>
        <w:t xml:space="preserve"> </w:t>
      </w:r>
      <w:r>
        <w:t>the transducer at 4.5m below the transducer face when the glider is at the surface but is angled at 26 degrees. The glider is lifted into the tank and allowed to come to rest and commanded to the 26 degree dive angle and collects data at 1/6 Hz, for 20 minutes until about 200 pings are collected.</w:t>
      </w:r>
    </w:p>
    <w:p w14:paraId="05D03C61" w14:textId="77777777" w:rsidR="006E506B" w:rsidRDefault="00226618">
      <w:pPr>
        <w:pStyle w:val="BodyText"/>
        <w:spacing w:line="259" w:lineRule="auto"/>
        <w:ind w:left="100" w:right="153"/>
      </w:pPr>
      <w:r>
        <w:t>The highest ten percent of the pings are then averaged to calculate the calibration coefficient.</w:t>
      </w:r>
      <w:r>
        <w:rPr>
          <w:spacing w:val="40"/>
        </w:rPr>
        <w:t xml:space="preserve"> </w:t>
      </w:r>
      <w:r>
        <w:t xml:space="preserve">We used the </w:t>
      </w:r>
      <w:r>
        <w:rPr>
          <w:i/>
        </w:rPr>
        <w:t xml:space="preserve">in situ </w:t>
      </w:r>
      <w:r>
        <w:t>salinity and water temperature data from the CTD aboard the glider to adjust the sound</w:t>
      </w:r>
      <w:r>
        <w:rPr>
          <w:spacing w:val="-3"/>
        </w:rPr>
        <w:t xml:space="preserve"> </w:t>
      </w:r>
      <w:r>
        <w:t>speed</w:t>
      </w:r>
      <w:r>
        <w:rPr>
          <w:spacing w:val="-3"/>
        </w:rPr>
        <w:t xml:space="preserve"> </w:t>
      </w:r>
      <w:r>
        <w:t>in</w:t>
      </w:r>
      <w:r>
        <w:rPr>
          <w:spacing w:val="-4"/>
        </w:rPr>
        <w:t xml:space="preserve"> </w:t>
      </w:r>
      <w:r>
        <w:t>calculations</w:t>
      </w:r>
      <w:r>
        <w:rPr>
          <w:spacing w:val="-5"/>
        </w:rPr>
        <w:t xml:space="preserve"> </w:t>
      </w:r>
      <w:r>
        <w:t>using</w:t>
      </w:r>
      <w:r>
        <w:rPr>
          <w:spacing w:val="-3"/>
        </w:rPr>
        <w:t xml:space="preserve"> </w:t>
      </w:r>
      <w:r>
        <w:t>the</w:t>
      </w:r>
      <w:r>
        <w:rPr>
          <w:spacing w:val="-3"/>
        </w:rPr>
        <w:t xml:space="preserve"> </w:t>
      </w:r>
      <w:r>
        <w:t>echosounders. Gains</w:t>
      </w:r>
      <w:r>
        <w:rPr>
          <w:spacing w:val="-5"/>
        </w:rPr>
        <w:t xml:space="preserve"> </w:t>
      </w:r>
      <w:r>
        <w:t>are</w:t>
      </w:r>
      <w:r>
        <w:rPr>
          <w:spacing w:val="-3"/>
        </w:rPr>
        <w:t xml:space="preserve"> </w:t>
      </w:r>
      <w:r>
        <w:t>the</w:t>
      </w:r>
      <w:r>
        <w:rPr>
          <w:spacing w:val="-3"/>
        </w:rPr>
        <w:t xml:space="preserve"> </w:t>
      </w:r>
      <w:r>
        <w:t>adjusted</w:t>
      </w:r>
      <w:r>
        <w:rPr>
          <w:spacing w:val="-3"/>
        </w:rPr>
        <w:t xml:space="preserve"> </w:t>
      </w:r>
      <w:r>
        <w:t>in</w:t>
      </w:r>
      <w:r>
        <w:rPr>
          <w:spacing w:val="-5"/>
        </w:rPr>
        <w:t xml:space="preserve"> </w:t>
      </w:r>
      <w:r>
        <w:t>Echoview</w:t>
      </w:r>
      <w:r>
        <w:rPr>
          <w:spacing w:val="-3"/>
        </w:rPr>
        <w:t xml:space="preserve"> </w:t>
      </w:r>
      <w:r>
        <w:t>software</w:t>
      </w:r>
      <w:r>
        <w:rPr>
          <w:spacing w:val="-3"/>
        </w:rPr>
        <w:t xml:space="preserve"> </w:t>
      </w:r>
      <w:r>
        <w:t>to apply the calibration.</w:t>
      </w:r>
    </w:p>
    <w:p w14:paraId="20A8F742" w14:textId="77777777" w:rsidR="006E506B" w:rsidRDefault="00226618">
      <w:pPr>
        <w:spacing w:before="157"/>
        <w:ind w:left="100"/>
        <w:rPr>
          <w:i/>
          <w:sz w:val="24"/>
        </w:rPr>
      </w:pPr>
      <w:r>
        <w:rPr>
          <w:i/>
          <w:spacing w:val="-2"/>
          <w:sz w:val="24"/>
        </w:rPr>
        <w:t>Processing</w:t>
      </w:r>
    </w:p>
    <w:p w14:paraId="0D22644A" w14:textId="2B1C8E5F" w:rsidR="006E506B" w:rsidRDefault="00226618">
      <w:pPr>
        <w:pStyle w:val="BodyText"/>
        <w:spacing w:before="181" w:line="259" w:lineRule="auto"/>
        <w:ind w:left="100" w:right="124"/>
      </w:pPr>
      <w:r>
        <w:t>The acoustic data were analyzed using Echoview software (</w:t>
      </w:r>
      <w:del w:id="76" w:author="Anthony Cossio" w:date="2025-04-01T16:11:00Z">
        <w:r w:rsidDel="00BF3EBD">
          <w:delText>13.1</w:delText>
        </w:r>
      </w:del>
      <w:ins w:id="77" w:author="Anthony Cossio" w:date="2025-04-01T16:11:00Z">
        <w:r w:rsidR="00BF3EBD">
          <w:t>15.0</w:t>
        </w:r>
      </w:ins>
      <w:r>
        <w:t>) and processed in two ways. First, we only processed dives, as</w:t>
      </w:r>
      <w:r>
        <w:rPr>
          <w:spacing w:val="-2"/>
        </w:rPr>
        <w:t xml:space="preserve"> </w:t>
      </w:r>
      <w:r>
        <w:t>this</w:t>
      </w:r>
      <w:r>
        <w:rPr>
          <w:spacing w:val="-2"/>
        </w:rPr>
        <w:t xml:space="preserve"> </w:t>
      </w:r>
      <w:r>
        <w:t>is</w:t>
      </w:r>
      <w:r>
        <w:rPr>
          <w:spacing w:val="-1"/>
        </w:rPr>
        <w:t xml:space="preserve"> </w:t>
      </w:r>
      <w:r>
        <w:t>when</w:t>
      </w:r>
      <w:r>
        <w:rPr>
          <w:spacing w:val="-1"/>
        </w:rPr>
        <w:t xml:space="preserve"> </w:t>
      </w:r>
      <w:r>
        <w:t>the echosounder</w:t>
      </w:r>
      <w:r>
        <w:rPr>
          <w:spacing w:val="-1"/>
        </w:rPr>
        <w:t xml:space="preserve"> </w:t>
      </w:r>
      <w:r>
        <w:t>is</w:t>
      </w:r>
      <w:r>
        <w:rPr>
          <w:spacing w:val="-2"/>
        </w:rPr>
        <w:t xml:space="preserve"> </w:t>
      </w:r>
      <w:r>
        <w:t>perpendicular</w:t>
      </w:r>
      <w:r>
        <w:rPr>
          <w:spacing w:val="-1"/>
        </w:rPr>
        <w:t xml:space="preserve"> </w:t>
      </w:r>
      <w:r>
        <w:t>to</w:t>
      </w:r>
      <w:r>
        <w:rPr>
          <w:spacing w:val="-1"/>
        </w:rPr>
        <w:t xml:space="preserve"> </w:t>
      </w:r>
      <w:r>
        <w:t>the water</w:t>
      </w:r>
      <w:r>
        <w:rPr>
          <w:spacing w:val="-1"/>
        </w:rPr>
        <w:t xml:space="preserve"> </w:t>
      </w:r>
      <w:r>
        <w:t>surface as</w:t>
      </w:r>
      <w:r>
        <w:rPr>
          <w:spacing w:val="-2"/>
        </w:rPr>
        <w:t xml:space="preserve"> </w:t>
      </w:r>
      <w:r>
        <w:t xml:space="preserve">the glider samples. Basic processing of the data included removing the first ten meters of a dive to account for any bubbles adhering to the transducer face, removing the first three meters from the transducer face to account for ringdown, and identifying the bottom echo and stepping back three meters from the bottom echo. Background noise removal was applied, followed by impulse noise removal, when necessary, to clean the data (DeRobertis and Higginbottom 2007). This process was done for both the 70 and 120 kHz data. Decibel differencing was not used to delineate krill like in previous studies (Reiss et al. 2021), instead we integrated all the echo energy, without krill delineation. This provides a ceiling for the biomass density estimates because the energy can also include other scatterers that are not krill. </w:t>
      </w:r>
      <w:moveToRangeStart w:id="78" w:author="Anthony Cossio" w:date="2025-04-01T16:23:00Z" w:name="move194417026"/>
      <w:moveTo w:id="79" w:author="Anthony Cossio" w:date="2025-04-01T16:23:00Z">
        <w:r w:rsidR="00904030">
          <w:t>Cleaned</w:t>
        </w:r>
        <w:r w:rsidR="00904030">
          <w:rPr>
            <w:spacing w:val="-2"/>
          </w:rPr>
          <w:t xml:space="preserve"> </w:t>
        </w:r>
        <w:r w:rsidR="00904030">
          <w:t>data</w:t>
        </w:r>
        <w:r w:rsidR="00904030">
          <w:rPr>
            <w:spacing w:val="-4"/>
          </w:rPr>
          <w:t xml:space="preserve"> </w:t>
        </w:r>
        <w:r w:rsidR="00904030">
          <w:t>were</w:t>
        </w:r>
        <w:r w:rsidR="00904030">
          <w:rPr>
            <w:spacing w:val="-2"/>
          </w:rPr>
          <w:t xml:space="preserve"> </w:t>
        </w:r>
        <w:r w:rsidR="00904030">
          <w:t>then</w:t>
        </w:r>
        <w:r w:rsidR="00904030">
          <w:rPr>
            <w:spacing w:val="-3"/>
          </w:rPr>
          <w:t xml:space="preserve"> </w:t>
        </w:r>
        <w:r w:rsidR="00904030">
          <w:t>integrated</w:t>
        </w:r>
        <w:r w:rsidR="00904030">
          <w:rPr>
            <w:spacing w:val="-2"/>
          </w:rPr>
          <w:t xml:space="preserve"> </w:t>
        </w:r>
        <w:r w:rsidR="00904030">
          <w:t>in</w:t>
        </w:r>
        <w:r w:rsidR="00904030">
          <w:rPr>
            <w:spacing w:val="-3"/>
          </w:rPr>
          <w:t xml:space="preserve"> </w:t>
        </w:r>
        <w:r w:rsidR="00904030">
          <w:t>5m</w:t>
        </w:r>
        <w:r w:rsidR="00904030">
          <w:rPr>
            <w:spacing w:val="-2"/>
          </w:rPr>
          <w:t xml:space="preserve"> </w:t>
        </w:r>
        <w:r w:rsidR="00904030">
          <w:t>by</w:t>
        </w:r>
        <w:r w:rsidR="00904030">
          <w:rPr>
            <w:spacing w:val="-2"/>
          </w:rPr>
          <w:t xml:space="preserve"> </w:t>
        </w:r>
        <w:r w:rsidR="00904030">
          <w:t>5m</w:t>
        </w:r>
        <w:r w:rsidR="00904030">
          <w:rPr>
            <w:spacing w:val="-2"/>
          </w:rPr>
          <w:t xml:space="preserve"> </w:t>
        </w:r>
        <w:r w:rsidR="00904030">
          <w:t>bins</w:t>
        </w:r>
        <w:r w:rsidR="00904030">
          <w:rPr>
            <w:spacing w:val="-4"/>
          </w:rPr>
          <w:t xml:space="preserve"> </w:t>
        </w:r>
        <w:r w:rsidR="00904030">
          <w:t>and</w:t>
        </w:r>
        <w:r w:rsidR="00904030">
          <w:rPr>
            <w:spacing w:val="-2"/>
          </w:rPr>
          <w:t xml:space="preserve"> </w:t>
        </w:r>
        <w:r w:rsidR="00904030">
          <w:t>exported</w:t>
        </w:r>
        <w:r w:rsidR="00904030">
          <w:rPr>
            <w:spacing w:val="-2"/>
          </w:rPr>
          <w:t xml:space="preserve"> </w:t>
        </w:r>
        <w:r w:rsidR="00904030">
          <w:t>as</w:t>
        </w:r>
        <w:r w:rsidR="00904030">
          <w:rPr>
            <w:spacing w:val="-4"/>
          </w:rPr>
          <w:t xml:space="preserve"> </w:t>
        </w:r>
        <w:r w:rsidR="00904030">
          <w:t>area backscattering coefficient (ABC, m</w:t>
        </w:r>
        <w:r w:rsidR="00904030">
          <w:rPr>
            <w:vertAlign w:val="superscript"/>
          </w:rPr>
          <w:t>2</w:t>
        </w:r>
        <w:r w:rsidR="00904030">
          <w:t>m</w:t>
        </w:r>
        <w:r w:rsidR="00904030">
          <w:rPr>
            <w:vertAlign w:val="superscript"/>
          </w:rPr>
          <w:t>-2</w:t>
        </w:r>
        <w:r w:rsidR="00904030">
          <w:t>) from 10m from the surface until the bottom of the dive.</w:t>
        </w:r>
      </w:moveTo>
      <w:moveToRangeEnd w:id="78"/>
      <w:ins w:id="80" w:author="Anthony Cossio" w:date="2025-04-01T16:22:00Z">
        <w:r w:rsidR="00904030">
          <w:t xml:space="preserve"> </w:t>
        </w:r>
      </w:ins>
      <w:r>
        <w:t xml:space="preserve">The second method, we used the Shoal Analysis and Patch Estimation System (SHAPES, Cotezee, 2000) or ‘schools’ detection algorithm for krill </w:t>
      </w:r>
      <w:del w:id="81" w:author="Anthony Cossio" w:date="2025-04-02T08:23:00Z">
        <w:r w:rsidDel="00C45092">
          <w:delText xml:space="preserve">swarm </w:delText>
        </w:r>
      </w:del>
      <w:ins w:id="82" w:author="Anthony Cossio" w:date="2025-04-02T08:23:00Z">
        <w:r w:rsidR="00C45092">
          <w:t xml:space="preserve">school </w:t>
        </w:r>
      </w:ins>
      <w:r>
        <w:t>identification.</w:t>
      </w:r>
      <w:r>
        <w:rPr>
          <w:spacing w:val="-2"/>
        </w:rPr>
        <w:t xml:space="preserve"> </w:t>
      </w:r>
      <w:r>
        <w:t>School</w:t>
      </w:r>
      <w:r>
        <w:rPr>
          <w:spacing w:val="-2"/>
        </w:rPr>
        <w:t xml:space="preserve"> </w:t>
      </w:r>
      <w:r>
        <w:t>detection</w:t>
      </w:r>
      <w:r>
        <w:rPr>
          <w:spacing w:val="-3"/>
        </w:rPr>
        <w:t xml:space="preserve"> </w:t>
      </w:r>
      <w:r>
        <w:t>settings</w:t>
      </w:r>
      <w:r>
        <w:rPr>
          <w:spacing w:val="-2"/>
        </w:rPr>
        <w:t xml:space="preserve"> </w:t>
      </w:r>
      <w:r>
        <w:t>were</w:t>
      </w:r>
      <w:r>
        <w:rPr>
          <w:spacing w:val="-2"/>
        </w:rPr>
        <w:t xml:space="preserve"> </w:t>
      </w:r>
      <w:r>
        <w:t>based</w:t>
      </w:r>
      <w:r>
        <w:rPr>
          <w:spacing w:val="-2"/>
        </w:rPr>
        <w:t xml:space="preserve"> </w:t>
      </w:r>
      <w:r>
        <w:t>on</w:t>
      </w:r>
      <w:r>
        <w:rPr>
          <w:spacing w:val="-2"/>
        </w:rPr>
        <w:t xml:space="preserve"> </w:t>
      </w:r>
      <w:r>
        <w:t>Guihen</w:t>
      </w:r>
      <w:r>
        <w:rPr>
          <w:spacing w:val="-3"/>
        </w:rPr>
        <w:t xml:space="preserve"> </w:t>
      </w:r>
      <w:r>
        <w:t>et</w:t>
      </w:r>
      <w:r>
        <w:rPr>
          <w:spacing w:val="-2"/>
        </w:rPr>
        <w:t xml:space="preserve"> </w:t>
      </w:r>
      <w:r>
        <w:t>al.</w:t>
      </w:r>
      <w:r>
        <w:rPr>
          <w:spacing w:val="-2"/>
        </w:rPr>
        <w:t xml:space="preserve"> </w:t>
      </w:r>
      <w:r>
        <w:t>(2104)</w:t>
      </w:r>
      <w:r>
        <w:rPr>
          <w:spacing w:val="-5"/>
        </w:rPr>
        <w:t xml:space="preserve"> </w:t>
      </w:r>
      <w:r>
        <w:t>and</w:t>
      </w:r>
      <w:r>
        <w:rPr>
          <w:spacing w:val="-2"/>
        </w:rPr>
        <w:t xml:space="preserve"> </w:t>
      </w:r>
      <w:r>
        <w:t>are</w:t>
      </w:r>
      <w:r>
        <w:rPr>
          <w:spacing w:val="-2"/>
        </w:rPr>
        <w:t xml:space="preserve"> </w:t>
      </w:r>
      <w:r>
        <w:t>found</w:t>
      </w:r>
      <w:r>
        <w:rPr>
          <w:spacing w:val="-2"/>
        </w:rPr>
        <w:t xml:space="preserve"> </w:t>
      </w:r>
      <w:r>
        <w:t>in</w:t>
      </w:r>
      <w:r>
        <w:rPr>
          <w:spacing w:val="-3"/>
        </w:rPr>
        <w:t xml:space="preserve"> </w:t>
      </w:r>
      <w:r>
        <w:t>Table</w:t>
      </w:r>
      <w:r>
        <w:rPr>
          <w:spacing w:val="-2"/>
        </w:rPr>
        <w:t xml:space="preserve"> </w:t>
      </w:r>
      <w:r>
        <w:t xml:space="preserve">1. School detection was run on a 3x3 dilation filter for </w:t>
      </w:r>
      <w:ins w:id="83" w:author="Anthony Cossio" w:date="2025-04-01T16:23:00Z">
        <w:r w:rsidR="00904030">
          <w:t>th</w:t>
        </w:r>
      </w:ins>
      <w:ins w:id="84" w:author="Anthony Cossio" w:date="2025-04-01T16:24:00Z">
        <w:r w:rsidR="00904030">
          <w:t xml:space="preserve">e 120 kHz and the detection regions were applied to </w:t>
        </w:r>
      </w:ins>
      <w:r>
        <w:t>each narrow band frequency (70 kHz and 120 kHz) using a -75 dB threshold. A mask was then placed over the data that was not classified as a school and was considered empty water. The detected school</w:t>
      </w:r>
      <w:ins w:id="85" w:author="Anthony Cossio" w:date="2025-04-02T08:24:00Z">
        <w:r w:rsidR="00B64EFD">
          <w:t>s</w:t>
        </w:r>
      </w:ins>
      <w:r>
        <w:t xml:space="preserve"> data was also integrated in 5m by 5m bins</w:t>
      </w:r>
      <w:r>
        <w:rPr>
          <w:spacing w:val="-3"/>
        </w:rPr>
        <w:t xml:space="preserve"> </w:t>
      </w:r>
      <w:r>
        <w:t>and</w:t>
      </w:r>
      <w:r>
        <w:rPr>
          <w:spacing w:val="-2"/>
        </w:rPr>
        <w:t xml:space="preserve"> </w:t>
      </w:r>
      <w:r>
        <w:t>exported</w:t>
      </w:r>
      <w:r>
        <w:rPr>
          <w:spacing w:val="-2"/>
        </w:rPr>
        <w:t xml:space="preserve"> </w:t>
      </w:r>
      <w:r>
        <w:t>as</w:t>
      </w:r>
      <w:r>
        <w:rPr>
          <w:spacing w:val="-4"/>
        </w:rPr>
        <w:t xml:space="preserve"> </w:t>
      </w:r>
      <w:r>
        <w:t>ABC.</w:t>
      </w:r>
      <w:r>
        <w:rPr>
          <w:spacing w:val="-2"/>
        </w:rPr>
        <w:t xml:space="preserve"> </w:t>
      </w:r>
      <w:moveFromRangeStart w:id="86" w:author="Anthony Cossio" w:date="2025-04-01T16:23:00Z" w:name="move194417026"/>
      <w:moveFrom w:id="87" w:author="Anthony Cossio" w:date="2025-04-01T16:23:00Z">
        <w:r w:rsidDel="00904030">
          <w:t>Cleaned</w:t>
        </w:r>
        <w:r w:rsidDel="00904030">
          <w:rPr>
            <w:spacing w:val="-2"/>
          </w:rPr>
          <w:t xml:space="preserve"> </w:t>
        </w:r>
        <w:r w:rsidDel="00904030">
          <w:t>data</w:t>
        </w:r>
        <w:r w:rsidDel="00904030">
          <w:rPr>
            <w:spacing w:val="-4"/>
          </w:rPr>
          <w:t xml:space="preserve"> </w:t>
        </w:r>
        <w:r w:rsidDel="00904030">
          <w:t>were</w:t>
        </w:r>
        <w:r w:rsidDel="00904030">
          <w:rPr>
            <w:spacing w:val="-2"/>
          </w:rPr>
          <w:t xml:space="preserve"> </w:t>
        </w:r>
        <w:r w:rsidDel="00904030">
          <w:t>then</w:t>
        </w:r>
        <w:r w:rsidDel="00904030">
          <w:rPr>
            <w:spacing w:val="-3"/>
          </w:rPr>
          <w:t xml:space="preserve"> </w:t>
        </w:r>
        <w:r w:rsidDel="00904030">
          <w:t>integrated</w:t>
        </w:r>
        <w:r w:rsidDel="00904030">
          <w:rPr>
            <w:spacing w:val="-2"/>
          </w:rPr>
          <w:t xml:space="preserve"> </w:t>
        </w:r>
        <w:r w:rsidDel="00904030">
          <w:t>in</w:t>
        </w:r>
        <w:r w:rsidDel="00904030">
          <w:rPr>
            <w:spacing w:val="-3"/>
          </w:rPr>
          <w:t xml:space="preserve"> </w:t>
        </w:r>
        <w:r w:rsidDel="00904030">
          <w:t>5m</w:t>
        </w:r>
        <w:r w:rsidDel="00904030">
          <w:rPr>
            <w:spacing w:val="-2"/>
          </w:rPr>
          <w:t xml:space="preserve"> </w:t>
        </w:r>
        <w:r w:rsidDel="00904030">
          <w:t>by</w:t>
        </w:r>
        <w:r w:rsidDel="00904030">
          <w:rPr>
            <w:spacing w:val="-2"/>
          </w:rPr>
          <w:t xml:space="preserve"> </w:t>
        </w:r>
        <w:r w:rsidDel="00904030">
          <w:t>5m</w:t>
        </w:r>
        <w:r w:rsidDel="00904030">
          <w:rPr>
            <w:spacing w:val="-2"/>
          </w:rPr>
          <w:t xml:space="preserve"> </w:t>
        </w:r>
        <w:r w:rsidDel="00904030">
          <w:t>bins</w:t>
        </w:r>
        <w:r w:rsidDel="00904030">
          <w:rPr>
            <w:spacing w:val="-4"/>
          </w:rPr>
          <w:t xml:space="preserve"> </w:t>
        </w:r>
        <w:r w:rsidDel="00904030">
          <w:t>and</w:t>
        </w:r>
        <w:r w:rsidDel="00904030">
          <w:rPr>
            <w:spacing w:val="-2"/>
          </w:rPr>
          <w:t xml:space="preserve"> </w:t>
        </w:r>
        <w:r w:rsidDel="00904030">
          <w:t>exported</w:t>
        </w:r>
        <w:r w:rsidDel="00904030">
          <w:rPr>
            <w:spacing w:val="-2"/>
          </w:rPr>
          <w:t xml:space="preserve"> </w:t>
        </w:r>
        <w:r w:rsidDel="00904030">
          <w:t>as</w:t>
        </w:r>
        <w:r w:rsidDel="00904030">
          <w:rPr>
            <w:spacing w:val="-4"/>
          </w:rPr>
          <w:t xml:space="preserve"> </w:t>
        </w:r>
        <w:r w:rsidDel="00904030">
          <w:t>area backscattering coefficient (ABC, m</w:t>
        </w:r>
        <w:r w:rsidDel="00904030">
          <w:rPr>
            <w:vertAlign w:val="superscript"/>
          </w:rPr>
          <w:t>2</w:t>
        </w:r>
        <w:r w:rsidDel="00904030">
          <w:t>m</w:t>
        </w:r>
        <w:r w:rsidDel="00904030">
          <w:rPr>
            <w:vertAlign w:val="superscript"/>
          </w:rPr>
          <w:t>-2</w:t>
        </w:r>
        <w:r w:rsidDel="00904030">
          <w:t>) from 10m from the surface until the bottom of the dive.</w:t>
        </w:r>
      </w:moveFrom>
      <w:moveFromRangeEnd w:id="86"/>
    </w:p>
    <w:p w14:paraId="7B6E1F08" w14:textId="77777777" w:rsidR="006E506B" w:rsidRDefault="006E506B">
      <w:pPr>
        <w:spacing w:line="259" w:lineRule="auto"/>
        <w:sectPr w:rsidR="006E506B">
          <w:pgSz w:w="12240" w:h="15840"/>
          <w:pgMar w:top="1360" w:right="1320" w:bottom="280" w:left="1340" w:header="720" w:footer="720" w:gutter="0"/>
          <w:cols w:space="720"/>
        </w:sectPr>
      </w:pPr>
    </w:p>
    <w:p w14:paraId="4AA95FEE" w14:textId="77777777" w:rsidR="006E506B" w:rsidRDefault="00226618">
      <w:pPr>
        <w:pStyle w:val="BodyText"/>
        <w:spacing w:before="80" w:line="259" w:lineRule="auto"/>
        <w:ind w:left="100" w:right="153"/>
      </w:pPr>
      <w:r>
        <w:lastRenderedPageBreak/>
        <w:t>Once</w:t>
      </w:r>
      <w:r>
        <w:rPr>
          <w:spacing w:val="-1"/>
        </w:rPr>
        <w:t xml:space="preserve"> </w:t>
      </w:r>
      <w:r>
        <w:t>the</w:t>
      </w:r>
      <w:r>
        <w:rPr>
          <w:spacing w:val="-2"/>
        </w:rPr>
        <w:t xml:space="preserve"> </w:t>
      </w:r>
      <w:r>
        <w:t>data</w:t>
      </w:r>
      <w:r>
        <w:rPr>
          <w:spacing w:val="-4"/>
        </w:rPr>
        <w:t xml:space="preserve"> </w:t>
      </w:r>
      <w:r>
        <w:t>were</w:t>
      </w:r>
      <w:r>
        <w:rPr>
          <w:spacing w:val="-2"/>
        </w:rPr>
        <w:t xml:space="preserve"> </w:t>
      </w:r>
      <w:r>
        <w:t>exported</w:t>
      </w:r>
      <w:r>
        <w:rPr>
          <w:spacing w:val="-2"/>
        </w:rPr>
        <w:t xml:space="preserve"> </w:t>
      </w:r>
      <w:r>
        <w:t>from</w:t>
      </w:r>
      <w:r>
        <w:rPr>
          <w:spacing w:val="-2"/>
        </w:rPr>
        <w:t xml:space="preserve"> </w:t>
      </w:r>
      <w:r>
        <w:t>Echoview,</w:t>
      </w:r>
      <w:r>
        <w:rPr>
          <w:spacing w:val="-2"/>
        </w:rPr>
        <w:t xml:space="preserve"> </w:t>
      </w:r>
      <w:r>
        <w:t>analysis</w:t>
      </w:r>
      <w:r>
        <w:rPr>
          <w:spacing w:val="-1"/>
        </w:rPr>
        <w:t xml:space="preserve"> </w:t>
      </w:r>
      <w:r>
        <w:t>was</w:t>
      </w:r>
      <w:r>
        <w:rPr>
          <w:spacing w:val="-3"/>
        </w:rPr>
        <w:t xml:space="preserve"> </w:t>
      </w:r>
      <w:r>
        <w:t>continued</w:t>
      </w:r>
      <w:r>
        <w:rPr>
          <w:spacing w:val="-2"/>
        </w:rPr>
        <w:t xml:space="preserve"> </w:t>
      </w:r>
      <w:r>
        <w:t>in</w:t>
      </w:r>
      <w:r>
        <w:rPr>
          <w:spacing w:val="-3"/>
        </w:rPr>
        <w:t xml:space="preserve"> </w:t>
      </w:r>
      <w:r>
        <w:t>Matlab</w:t>
      </w:r>
      <w:r>
        <w:rPr>
          <w:spacing w:val="-3"/>
        </w:rPr>
        <w:t xml:space="preserve"> </w:t>
      </w:r>
      <w:r>
        <w:t>for</w:t>
      </w:r>
      <w:r>
        <w:rPr>
          <w:spacing w:val="-4"/>
        </w:rPr>
        <w:t xml:space="preserve"> </w:t>
      </w:r>
      <w:r>
        <w:t>both</w:t>
      </w:r>
      <w:r>
        <w:rPr>
          <w:spacing w:val="-3"/>
        </w:rPr>
        <w:t xml:space="preserve"> </w:t>
      </w:r>
      <w:r>
        <w:t>the</w:t>
      </w:r>
      <w:r>
        <w:rPr>
          <w:spacing w:val="-1"/>
        </w:rPr>
        <w:t xml:space="preserve"> </w:t>
      </w:r>
      <w:r>
        <w:t>all</w:t>
      </w:r>
      <w:r>
        <w:rPr>
          <w:spacing w:val="-2"/>
        </w:rPr>
        <w:t xml:space="preserve"> </w:t>
      </w:r>
      <w:r>
        <w:t>echo energy</w:t>
      </w:r>
      <w:r>
        <w:rPr>
          <w:spacing w:val="-2"/>
        </w:rPr>
        <w:t xml:space="preserve"> </w:t>
      </w:r>
      <w:r>
        <w:t>output</w:t>
      </w:r>
      <w:r>
        <w:rPr>
          <w:spacing w:val="-4"/>
        </w:rPr>
        <w:t xml:space="preserve"> </w:t>
      </w:r>
      <w:r>
        <w:t>and</w:t>
      </w:r>
      <w:r>
        <w:rPr>
          <w:spacing w:val="-2"/>
        </w:rPr>
        <w:t xml:space="preserve"> </w:t>
      </w:r>
      <w:r>
        <w:t>school</w:t>
      </w:r>
      <w:r>
        <w:rPr>
          <w:spacing w:val="-4"/>
        </w:rPr>
        <w:t xml:space="preserve"> </w:t>
      </w:r>
      <w:r>
        <w:t>output.</w:t>
      </w:r>
      <w:r>
        <w:rPr>
          <w:spacing w:val="-2"/>
        </w:rPr>
        <w:t xml:space="preserve"> </w:t>
      </w:r>
      <w:r>
        <w:t>The</w:t>
      </w:r>
      <w:r>
        <w:rPr>
          <w:spacing w:val="-2"/>
        </w:rPr>
        <w:t xml:space="preserve"> </w:t>
      </w:r>
      <w:r>
        <w:t>code</w:t>
      </w:r>
      <w:r>
        <w:rPr>
          <w:spacing w:val="-2"/>
        </w:rPr>
        <w:t xml:space="preserve"> </w:t>
      </w:r>
      <w:r>
        <w:t>used</w:t>
      </w:r>
      <w:r>
        <w:rPr>
          <w:spacing w:val="-2"/>
        </w:rPr>
        <w:t xml:space="preserve"> </w:t>
      </w:r>
      <w:r>
        <w:t>to</w:t>
      </w:r>
      <w:r>
        <w:rPr>
          <w:spacing w:val="-3"/>
        </w:rPr>
        <w:t xml:space="preserve"> </w:t>
      </w:r>
      <w:r>
        <w:t>process</w:t>
      </w:r>
      <w:r>
        <w:rPr>
          <w:spacing w:val="-4"/>
        </w:rPr>
        <w:t xml:space="preserve"> </w:t>
      </w:r>
      <w:r>
        <w:t>the</w:t>
      </w:r>
      <w:r>
        <w:rPr>
          <w:spacing w:val="-2"/>
        </w:rPr>
        <w:t xml:space="preserve"> </w:t>
      </w:r>
      <w:r>
        <w:t>acoustics</w:t>
      </w:r>
      <w:r>
        <w:rPr>
          <w:spacing w:val="-3"/>
        </w:rPr>
        <w:t xml:space="preserve"> </w:t>
      </w:r>
      <w:r>
        <w:t>generally</w:t>
      </w:r>
      <w:r>
        <w:rPr>
          <w:spacing w:val="-1"/>
        </w:rPr>
        <w:t xml:space="preserve"> </w:t>
      </w:r>
      <w:r>
        <w:t>integrates</w:t>
      </w:r>
      <w:r>
        <w:rPr>
          <w:spacing w:val="-3"/>
        </w:rPr>
        <w:t xml:space="preserve"> </w:t>
      </w:r>
      <w:r>
        <w:t>the</w:t>
      </w:r>
      <w:r>
        <w:rPr>
          <w:spacing w:val="-2"/>
        </w:rPr>
        <w:t xml:space="preserve"> </w:t>
      </w:r>
      <w:r>
        <w:t xml:space="preserve">5m x 5m bins to the surface of each discrete glider dive (profile) and matches it with the oceanographic </w:t>
      </w:r>
      <w:r>
        <w:rPr>
          <w:spacing w:val="-2"/>
        </w:rPr>
        <w:t>data.</w:t>
      </w:r>
    </w:p>
    <w:p w14:paraId="5ED20833" w14:textId="032B340F" w:rsidR="006E506B" w:rsidRDefault="00226618">
      <w:pPr>
        <w:pStyle w:val="BodyText"/>
        <w:spacing w:before="158" w:line="259" w:lineRule="auto"/>
        <w:ind w:left="100" w:right="485"/>
      </w:pPr>
      <w:r>
        <w:t>Conversion factors to convert ABC into density (</w:t>
      </w:r>
      <w:r>
        <w:rPr>
          <w:color w:val="212121"/>
        </w:rPr>
        <w:t>g m</w:t>
      </w:r>
      <w:r>
        <w:rPr>
          <w:color w:val="212121"/>
          <w:vertAlign w:val="superscript"/>
        </w:rPr>
        <w:t>-2</w:t>
      </w:r>
      <w:r>
        <w:t>) were generated using the Stochastic distorted-wave</w:t>
      </w:r>
      <w:r>
        <w:rPr>
          <w:spacing w:val="-3"/>
        </w:rPr>
        <w:t xml:space="preserve"> </w:t>
      </w:r>
      <w:r>
        <w:t>Born</w:t>
      </w:r>
      <w:r>
        <w:rPr>
          <w:spacing w:val="-4"/>
        </w:rPr>
        <w:t xml:space="preserve"> </w:t>
      </w:r>
      <w:r>
        <w:t>approximation</w:t>
      </w:r>
      <w:r>
        <w:rPr>
          <w:spacing w:val="-4"/>
        </w:rPr>
        <w:t xml:space="preserve"> </w:t>
      </w:r>
      <w:r>
        <w:t>(SDWBA)</w:t>
      </w:r>
      <w:r>
        <w:rPr>
          <w:spacing w:val="-3"/>
        </w:rPr>
        <w:t xml:space="preserve"> </w:t>
      </w:r>
      <w:r>
        <w:t>target</w:t>
      </w:r>
      <w:r>
        <w:rPr>
          <w:spacing w:val="-4"/>
        </w:rPr>
        <w:t xml:space="preserve"> </w:t>
      </w:r>
      <w:r>
        <w:t>strength</w:t>
      </w:r>
      <w:r>
        <w:rPr>
          <w:spacing w:val="-4"/>
        </w:rPr>
        <w:t xml:space="preserve"> </w:t>
      </w:r>
      <w:r>
        <w:t>model.</w:t>
      </w:r>
      <w:r>
        <w:rPr>
          <w:spacing w:val="-4"/>
        </w:rPr>
        <w:t xml:space="preserve"> </w:t>
      </w:r>
      <w:r>
        <w:t>Krill</w:t>
      </w:r>
      <w:r>
        <w:rPr>
          <w:spacing w:val="-4"/>
        </w:rPr>
        <w:t xml:space="preserve"> </w:t>
      </w:r>
      <w:r>
        <w:t>length</w:t>
      </w:r>
      <w:r>
        <w:rPr>
          <w:spacing w:val="-4"/>
        </w:rPr>
        <w:t xml:space="preserve"> </w:t>
      </w:r>
      <w:r>
        <w:t>frequency</w:t>
      </w:r>
      <w:r>
        <w:rPr>
          <w:spacing w:val="-3"/>
        </w:rPr>
        <w:t xml:space="preserve"> </w:t>
      </w:r>
      <w:r>
        <w:t>data (see below) were used in to create the conversion factors following SG-ASAM (2010).</w:t>
      </w:r>
    </w:p>
    <w:p w14:paraId="3A916518" w14:textId="77777777" w:rsidR="006E506B" w:rsidRDefault="00226618">
      <w:pPr>
        <w:spacing w:before="160"/>
        <w:ind w:left="100"/>
        <w:rPr>
          <w:i/>
          <w:sz w:val="24"/>
        </w:rPr>
      </w:pPr>
      <w:r>
        <w:rPr>
          <w:i/>
          <w:sz w:val="24"/>
        </w:rPr>
        <w:t>Calculation</w:t>
      </w:r>
      <w:r>
        <w:rPr>
          <w:i/>
          <w:spacing w:val="-4"/>
          <w:sz w:val="24"/>
        </w:rPr>
        <w:t xml:space="preserve"> </w:t>
      </w:r>
      <w:r>
        <w:rPr>
          <w:i/>
          <w:sz w:val="24"/>
        </w:rPr>
        <w:t>of</w:t>
      </w:r>
      <w:r>
        <w:rPr>
          <w:i/>
          <w:spacing w:val="-2"/>
          <w:sz w:val="24"/>
        </w:rPr>
        <w:t xml:space="preserve"> </w:t>
      </w:r>
      <w:r>
        <w:rPr>
          <w:i/>
          <w:sz w:val="24"/>
        </w:rPr>
        <w:t>biomass</w:t>
      </w:r>
      <w:r>
        <w:rPr>
          <w:i/>
          <w:spacing w:val="-3"/>
          <w:sz w:val="24"/>
        </w:rPr>
        <w:t xml:space="preserve"> </w:t>
      </w:r>
      <w:r>
        <w:rPr>
          <w:i/>
          <w:spacing w:val="-2"/>
          <w:sz w:val="24"/>
        </w:rPr>
        <w:t>density</w:t>
      </w:r>
    </w:p>
    <w:p w14:paraId="76E01804" w14:textId="77777777" w:rsidR="006E506B" w:rsidRDefault="00226618">
      <w:pPr>
        <w:pStyle w:val="BodyText"/>
        <w:spacing w:before="181" w:line="259" w:lineRule="auto"/>
        <w:ind w:left="100" w:right="153"/>
      </w:pPr>
      <w:r>
        <w:t>The processing of ABC to density requires a few steps. The ABC values of 5m x 5m bins for each dive profile is first integrated to the surface. The integrated ABCs are then multiplied by the conversion factor from the krill length frequencies in order to get a density (</w:t>
      </w:r>
      <w:r>
        <w:rPr>
          <w:color w:val="212121"/>
        </w:rPr>
        <w:t>g m</w:t>
      </w:r>
      <w:r>
        <w:rPr>
          <w:color w:val="212121"/>
          <w:vertAlign w:val="superscript"/>
        </w:rPr>
        <w:t>-2</w:t>
      </w:r>
      <w:r>
        <w:t>) for each glider dive</w:t>
      </w:r>
      <w:r>
        <w:rPr>
          <w:spacing w:val="-2"/>
        </w:rPr>
        <w:t xml:space="preserve"> </w:t>
      </w:r>
      <w:r>
        <w:t>profile.</w:t>
      </w:r>
      <w:r>
        <w:rPr>
          <w:spacing w:val="-3"/>
        </w:rPr>
        <w:t xml:space="preserve"> </w:t>
      </w:r>
      <w:r>
        <w:t>We</w:t>
      </w:r>
      <w:r>
        <w:rPr>
          <w:spacing w:val="-5"/>
        </w:rPr>
        <w:t xml:space="preserve"> </w:t>
      </w:r>
      <w:r>
        <w:t>calculated</w:t>
      </w:r>
      <w:r>
        <w:rPr>
          <w:spacing w:val="-3"/>
        </w:rPr>
        <w:t xml:space="preserve"> </w:t>
      </w:r>
      <w:r>
        <w:t>a</w:t>
      </w:r>
      <w:r>
        <w:rPr>
          <w:spacing w:val="-3"/>
        </w:rPr>
        <w:t xml:space="preserve"> </w:t>
      </w:r>
      <w:r>
        <w:t>simple</w:t>
      </w:r>
      <w:r>
        <w:rPr>
          <w:spacing w:val="-3"/>
        </w:rPr>
        <w:t xml:space="preserve"> </w:t>
      </w:r>
      <w:r>
        <w:t>mean</w:t>
      </w:r>
      <w:r>
        <w:rPr>
          <w:spacing w:val="-4"/>
        </w:rPr>
        <w:t xml:space="preserve"> </w:t>
      </w:r>
      <w:r>
        <w:t>density</w:t>
      </w:r>
      <w:r>
        <w:rPr>
          <w:spacing w:val="-3"/>
        </w:rPr>
        <w:t xml:space="preserve"> </w:t>
      </w:r>
      <w:r>
        <w:t>and</w:t>
      </w:r>
      <w:r>
        <w:rPr>
          <w:spacing w:val="-3"/>
        </w:rPr>
        <w:t xml:space="preserve"> </w:t>
      </w:r>
      <w:r>
        <w:t>standard</w:t>
      </w:r>
      <w:r>
        <w:rPr>
          <w:spacing w:val="-3"/>
        </w:rPr>
        <w:t xml:space="preserve"> </w:t>
      </w:r>
      <w:r>
        <w:t>deviation</w:t>
      </w:r>
      <w:r>
        <w:rPr>
          <w:spacing w:val="-4"/>
        </w:rPr>
        <w:t xml:space="preserve"> </w:t>
      </w:r>
      <w:r>
        <w:t>across</w:t>
      </w:r>
      <w:r>
        <w:rPr>
          <w:spacing w:val="-5"/>
        </w:rPr>
        <w:t xml:space="preserve"> </w:t>
      </w:r>
      <w:r>
        <w:t>all</w:t>
      </w:r>
      <w:r>
        <w:rPr>
          <w:spacing w:val="-3"/>
        </w:rPr>
        <w:t xml:space="preserve"> </w:t>
      </w:r>
      <w:r>
        <w:t>the</w:t>
      </w:r>
      <w:r>
        <w:rPr>
          <w:spacing w:val="-3"/>
        </w:rPr>
        <w:t xml:space="preserve"> </w:t>
      </w:r>
      <w:r>
        <w:t>dive</w:t>
      </w:r>
      <w:r>
        <w:rPr>
          <w:spacing w:val="-3"/>
        </w:rPr>
        <w:t xml:space="preserve"> </w:t>
      </w:r>
      <w:r>
        <w:t>profiles following Reiss et al. (2021).</w:t>
      </w:r>
    </w:p>
    <w:p w14:paraId="0E064A8A" w14:textId="018EA46A" w:rsidR="006E506B" w:rsidRDefault="00226618">
      <w:pPr>
        <w:pStyle w:val="BodyText"/>
        <w:spacing w:before="160" w:line="259" w:lineRule="auto"/>
        <w:ind w:left="100" w:right="153"/>
      </w:pPr>
      <w:r>
        <w:t>A</w:t>
      </w:r>
      <w:r>
        <w:rPr>
          <w:spacing w:val="-3"/>
        </w:rPr>
        <w:t xml:space="preserve"> </w:t>
      </w:r>
      <w:r>
        <w:t>second</w:t>
      </w:r>
      <w:r>
        <w:rPr>
          <w:spacing w:val="-3"/>
        </w:rPr>
        <w:t xml:space="preserve"> </w:t>
      </w:r>
      <w:r>
        <w:t>method</w:t>
      </w:r>
      <w:r>
        <w:rPr>
          <w:spacing w:val="-3"/>
        </w:rPr>
        <w:t xml:space="preserve"> </w:t>
      </w:r>
      <w:r>
        <w:t>of</w:t>
      </w:r>
      <w:r>
        <w:rPr>
          <w:spacing w:val="-3"/>
        </w:rPr>
        <w:t xml:space="preserve"> </w:t>
      </w:r>
      <w:r>
        <w:t>calculating</w:t>
      </w:r>
      <w:r>
        <w:rPr>
          <w:spacing w:val="-3"/>
        </w:rPr>
        <w:t xml:space="preserve"> </w:t>
      </w:r>
      <w:r>
        <w:t>the</w:t>
      </w:r>
      <w:r>
        <w:rPr>
          <w:spacing w:val="-3"/>
        </w:rPr>
        <w:t xml:space="preserve"> </w:t>
      </w:r>
      <w:r>
        <w:t>mean</w:t>
      </w:r>
      <w:r>
        <w:rPr>
          <w:spacing w:val="-2"/>
        </w:rPr>
        <w:t xml:space="preserve"> </w:t>
      </w:r>
      <w:r>
        <w:t>density</w:t>
      </w:r>
      <w:r>
        <w:rPr>
          <w:spacing w:val="-3"/>
        </w:rPr>
        <w:t xml:space="preserve"> </w:t>
      </w:r>
      <w:r>
        <w:t>was</w:t>
      </w:r>
      <w:r>
        <w:rPr>
          <w:spacing w:val="-5"/>
        </w:rPr>
        <w:t xml:space="preserve"> </w:t>
      </w:r>
      <w:r>
        <w:t>investigated</w:t>
      </w:r>
      <w:r>
        <w:rPr>
          <w:spacing w:val="-2"/>
        </w:rPr>
        <w:t xml:space="preserve"> </w:t>
      </w:r>
      <w:r>
        <w:t>as</w:t>
      </w:r>
      <w:r>
        <w:rPr>
          <w:spacing w:val="-5"/>
        </w:rPr>
        <w:t xml:space="preserve"> </w:t>
      </w:r>
      <w:r>
        <w:t>well.</w:t>
      </w:r>
      <w:r>
        <w:rPr>
          <w:spacing w:val="-3"/>
        </w:rPr>
        <w:t xml:space="preserve"> </w:t>
      </w:r>
      <w:r>
        <w:t>The</w:t>
      </w:r>
      <w:r>
        <w:rPr>
          <w:spacing w:val="-3"/>
        </w:rPr>
        <w:t xml:space="preserve"> </w:t>
      </w:r>
      <w:r>
        <w:t>area</w:t>
      </w:r>
      <w:r>
        <w:rPr>
          <w:spacing w:val="-3"/>
        </w:rPr>
        <w:t xml:space="preserve"> </w:t>
      </w:r>
      <w:r>
        <w:t>of</w:t>
      </w:r>
      <w:r>
        <w:rPr>
          <w:spacing w:val="-3"/>
        </w:rPr>
        <w:t xml:space="preserve"> </w:t>
      </w:r>
      <w:r>
        <w:t>Bransfield Strait</w:t>
      </w:r>
      <w:r>
        <w:rPr>
          <w:spacing w:val="-2"/>
        </w:rPr>
        <w:t xml:space="preserve"> </w:t>
      </w:r>
      <w:r>
        <w:t>was</w:t>
      </w:r>
      <w:r>
        <w:rPr>
          <w:spacing w:val="-4"/>
        </w:rPr>
        <w:t xml:space="preserve"> </w:t>
      </w:r>
      <w:r>
        <w:t>divided</w:t>
      </w:r>
      <w:r>
        <w:rPr>
          <w:spacing w:val="-2"/>
        </w:rPr>
        <w:t xml:space="preserve"> </w:t>
      </w:r>
      <w:r>
        <w:t>into</w:t>
      </w:r>
      <w:r>
        <w:rPr>
          <w:spacing w:val="-3"/>
        </w:rPr>
        <w:t xml:space="preserve"> </w:t>
      </w:r>
      <w:r>
        <w:t>0.</w:t>
      </w:r>
      <w:ins w:id="88" w:author="Anthony Cossio" w:date="2025-04-02T08:25:00Z">
        <w:r w:rsidR="00B64EFD">
          <w:t>2</w:t>
        </w:r>
      </w:ins>
      <w:del w:id="89" w:author="Anthony Cossio" w:date="2025-04-02T08:25:00Z">
        <w:r w:rsidDel="00B64EFD">
          <w:delText>1</w:delText>
        </w:r>
      </w:del>
      <w:r>
        <w:t>°</w:t>
      </w:r>
      <w:r>
        <w:rPr>
          <w:spacing w:val="-2"/>
        </w:rPr>
        <w:t xml:space="preserve"> </w:t>
      </w:r>
      <w:r>
        <w:t>by</w:t>
      </w:r>
      <w:r>
        <w:rPr>
          <w:spacing w:val="-2"/>
        </w:rPr>
        <w:t xml:space="preserve"> </w:t>
      </w:r>
      <w:r>
        <w:t>0.1°</w:t>
      </w:r>
      <w:r>
        <w:rPr>
          <w:spacing w:val="-4"/>
        </w:rPr>
        <w:t xml:space="preserve"> </w:t>
      </w:r>
      <w:r>
        <w:t>grid</w:t>
      </w:r>
      <w:r>
        <w:rPr>
          <w:spacing w:val="-2"/>
        </w:rPr>
        <w:t xml:space="preserve"> </w:t>
      </w:r>
      <w:r>
        <w:t>cells</w:t>
      </w:r>
      <w:r>
        <w:rPr>
          <w:spacing w:val="-3"/>
        </w:rPr>
        <w:t xml:space="preserve"> </w:t>
      </w:r>
      <w:r>
        <w:t>(Figure</w:t>
      </w:r>
      <w:r>
        <w:rPr>
          <w:spacing w:val="-4"/>
        </w:rPr>
        <w:t xml:space="preserve"> </w:t>
      </w:r>
      <w:r>
        <w:t>2).</w:t>
      </w:r>
      <w:r>
        <w:rPr>
          <w:spacing w:val="-2"/>
        </w:rPr>
        <w:t xml:space="preserve"> </w:t>
      </w:r>
      <w:r>
        <w:t>Glider</w:t>
      </w:r>
      <w:r>
        <w:rPr>
          <w:spacing w:val="-3"/>
        </w:rPr>
        <w:t xml:space="preserve"> </w:t>
      </w:r>
      <w:r>
        <w:t>profiles</w:t>
      </w:r>
      <w:r>
        <w:rPr>
          <w:spacing w:val="-3"/>
        </w:rPr>
        <w:t xml:space="preserve"> </w:t>
      </w:r>
      <w:r>
        <w:t>were</w:t>
      </w:r>
      <w:r>
        <w:rPr>
          <w:spacing w:val="-2"/>
        </w:rPr>
        <w:t xml:space="preserve"> </w:t>
      </w:r>
      <w:r>
        <w:t>gridded</w:t>
      </w:r>
      <w:r>
        <w:rPr>
          <w:spacing w:val="-2"/>
        </w:rPr>
        <w:t xml:space="preserve"> </w:t>
      </w:r>
      <w:r>
        <w:t>into</w:t>
      </w:r>
      <w:r>
        <w:rPr>
          <w:spacing w:val="-3"/>
        </w:rPr>
        <w:t xml:space="preserve"> </w:t>
      </w:r>
      <w:r>
        <w:t>the</w:t>
      </w:r>
      <w:r>
        <w:rPr>
          <w:spacing w:val="-2"/>
        </w:rPr>
        <w:t xml:space="preserve"> </w:t>
      </w:r>
      <w:r>
        <w:t>grid cells and the mean ABC of those grids were calculated. The means of the grid cells were bootstrapped 1000 times to get the mean density and confidence intervals.</w:t>
      </w:r>
      <w:r>
        <w:rPr>
          <w:spacing w:val="40"/>
        </w:rPr>
        <w:t xml:space="preserve"> </w:t>
      </w:r>
      <w:r>
        <w:t>Areal biomass was calculated using the mean density times the area of the Bransfield Strait survey.</w:t>
      </w:r>
    </w:p>
    <w:p w14:paraId="226657FE" w14:textId="77777777" w:rsidR="006E506B" w:rsidRDefault="00226618">
      <w:pPr>
        <w:spacing w:before="160"/>
        <w:ind w:left="100"/>
        <w:rPr>
          <w:i/>
          <w:sz w:val="24"/>
        </w:rPr>
      </w:pPr>
      <w:r>
        <w:rPr>
          <w:i/>
          <w:sz w:val="24"/>
        </w:rPr>
        <w:t>Krill</w:t>
      </w:r>
      <w:r>
        <w:rPr>
          <w:i/>
          <w:spacing w:val="-4"/>
          <w:sz w:val="24"/>
        </w:rPr>
        <w:t xml:space="preserve"> </w:t>
      </w:r>
      <w:r>
        <w:rPr>
          <w:i/>
          <w:sz w:val="24"/>
        </w:rPr>
        <w:t>length</w:t>
      </w:r>
      <w:r>
        <w:rPr>
          <w:i/>
          <w:spacing w:val="-1"/>
          <w:sz w:val="24"/>
        </w:rPr>
        <w:t xml:space="preserve"> </w:t>
      </w:r>
      <w:r>
        <w:rPr>
          <w:i/>
          <w:spacing w:val="-2"/>
          <w:sz w:val="24"/>
        </w:rPr>
        <w:t>frequency</w:t>
      </w:r>
    </w:p>
    <w:p w14:paraId="4B4A662B" w14:textId="77777777" w:rsidR="006E506B" w:rsidRDefault="00226618">
      <w:pPr>
        <w:pStyle w:val="BodyText"/>
        <w:spacing w:before="181" w:line="259" w:lineRule="auto"/>
        <w:ind w:left="100"/>
      </w:pPr>
      <w:r>
        <w:rPr>
          <w:color w:val="212121"/>
        </w:rPr>
        <w:t>Because there were no concomitant net surveys in the region from which to generate a length frequency distribution, we used krill obtained from diets of penguins (Reid and Brierley 2001; Miller and Trivelpiece 2007). Length frequency data of Antarctic krill were collected from breeding gentoo penguins at Llano Point, King George Island, Antarctica, during January 2024. Penguins often spill small boluses of krill on the ground while feeding chicks. These fresh boluses were collected opportunistically from throughout the colony and immediately sorted to identify intact, whole individuals.</w:t>
      </w:r>
      <w:r>
        <w:rPr>
          <w:color w:val="212121"/>
          <w:spacing w:val="-2"/>
        </w:rPr>
        <w:t xml:space="preserve"> </w:t>
      </w:r>
      <w:r>
        <w:rPr>
          <w:color w:val="212121"/>
        </w:rPr>
        <w:t>The</w:t>
      </w:r>
      <w:r>
        <w:rPr>
          <w:color w:val="212121"/>
          <w:spacing w:val="-2"/>
        </w:rPr>
        <w:t xml:space="preserve"> </w:t>
      </w:r>
      <w:r>
        <w:rPr>
          <w:color w:val="212121"/>
        </w:rPr>
        <w:t>length</w:t>
      </w:r>
      <w:r>
        <w:rPr>
          <w:color w:val="212121"/>
          <w:spacing w:val="-3"/>
        </w:rPr>
        <w:t xml:space="preserve"> </w:t>
      </w:r>
      <w:r>
        <w:rPr>
          <w:color w:val="212121"/>
        </w:rPr>
        <w:t>of</w:t>
      </w:r>
      <w:r>
        <w:rPr>
          <w:color w:val="212121"/>
          <w:spacing w:val="-4"/>
        </w:rPr>
        <w:t xml:space="preserve"> </w:t>
      </w:r>
      <w:r>
        <w:rPr>
          <w:color w:val="212121"/>
        </w:rPr>
        <w:t>all</w:t>
      </w:r>
      <w:r>
        <w:rPr>
          <w:color w:val="212121"/>
          <w:spacing w:val="-2"/>
        </w:rPr>
        <w:t xml:space="preserve"> </w:t>
      </w:r>
      <w:r>
        <w:rPr>
          <w:color w:val="212121"/>
        </w:rPr>
        <w:t>whole</w:t>
      </w:r>
      <w:r>
        <w:rPr>
          <w:color w:val="212121"/>
          <w:spacing w:val="-2"/>
        </w:rPr>
        <w:t xml:space="preserve"> </w:t>
      </w:r>
      <w:r>
        <w:rPr>
          <w:color w:val="212121"/>
        </w:rPr>
        <w:t>individuals</w:t>
      </w:r>
      <w:r>
        <w:rPr>
          <w:color w:val="212121"/>
          <w:spacing w:val="-3"/>
        </w:rPr>
        <w:t xml:space="preserve"> </w:t>
      </w:r>
      <w:r>
        <w:rPr>
          <w:color w:val="212121"/>
        </w:rPr>
        <w:t>was</w:t>
      </w:r>
      <w:r>
        <w:rPr>
          <w:color w:val="212121"/>
          <w:spacing w:val="-6"/>
        </w:rPr>
        <w:t xml:space="preserve"> </w:t>
      </w:r>
      <w:r>
        <w:rPr>
          <w:color w:val="212121"/>
        </w:rPr>
        <w:t>measured</w:t>
      </w:r>
      <w:r>
        <w:rPr>
          <w:color w:val="212121"/>
          <w:spacing w:val="-2"/>
        </w:rPr>
        <w:t xml:space="preserve"> </w:t>
      </w:r>
      <w:r>
        <w:rPr>
          <w:color w:val="212121"/>
        </w:rPr>
        <w:t>from</w:t>
      </w:r>
      <w:r>
        <w:rPr>
          <w:color w:val="212121"/>
          <w:spacing w:val="-2"/>
        </w:rPr>
        <w:t xml:space="preserve"> </w:t>
      </w:r>
      <w:r>
        <w:rPr>
          <w:color w:val="212121"/>
        </w:rPr>
        <w:t>the</w:t>
      </w:r>
      <w:r>
        <w:rPr>
          <w:color w:val="212121"/>
          <w:spacing w:val="-2"/>
        </w:rPr>
        <w:t xml:space="preserve"> </w:t>
      </w:r>
      <w:r>
        <w:rPr>
          <w:color w:val="212121"/>
        </w:rPr>
        <w:t>anterior</w:t>
      </w:r>
      <w:r>
        <w:rPr>
          <w:color w:val="212121"/>
          <w:spacing w:val="-4"/>
        </w:rPr>
        <w:t xml:space="preserve"> </w:t>
      </w:r>
      <w:r>
        <w:rPr>
          <w:color w:val="212121"/>
        </w:rPr>
        <w:t>side</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eye</w:t>
      </w:r>
      <w:r>
        <w:rPr>
          <w:color w:val="212121"/>
          <w:spacing w:val="-1"/>
        </w:rPr>
        <w:t xml:space="preserve"> </w:t>
      </w:r>
      <w:r>
        <w:rPr>
          <w:color w:val="212121"/>
        </w:rPr>
        <w:t>to</w:t>
      </w:r>
      <w:r>
        <w:rPr>
          <w:color w:val="212121"/>
          <w:spacing w:val="-3"/>
        </w:rPr>
        <w:t xml:space="preserve"> </w:t>
      </w:r>
      <w:r>
        <w:rPr>
          <w:color w:val="212121"/>
        </w:rPr>
        <w:t>the tip of the telson.</w:t>
      </w:r>
    </w:p>
    <w:p w14:paraId="003E509F" w14:textId="77777777" w:rsidR="006E506B" w:rsidRDefault="00226618">
      <w:pPr>
        <w:pStyle w:val="Heading1"/>
        <w:spacing w:before="159"/>
      </w:pPr>
      <w:r>
        <w:t>Results</w:t>
      </w:r>
      <w:r>
        <w:rPr>
          <w:spacing w:val="-2"/>
        </w:rPr>
        <w:t xml:space="preserve"> </w:t>
      </w:r>
      <w:r>
        <w:t>and</w:t>
      </w:r>
      <w:r>
        <w:rPr>
          <w:spacing w:val="-2"/>
        </w:rPr>
        <w:t xml:space="preserve"> Discussion</w:t>
      </w:r>
    </w:p>
    <w:p w14:paraId="71A7A4CC" w14:textId="77777777" w:rsidR="006E506B" w:rsidRDefault="00226618">
      <w:pPr>
        <w:spacing w:before="181"/>
        <w:ind w:left="100"/>
        <w:rPr>
          <w:i/>
          <w:sz w:val="24"/>
        </w:rPr>
      </w:pPr>
      <w:r>
        <w:rPr>
          <w:i/>
          <w:sz w:val="24"/>
        </w:rPr>
        <w:t>General</w:t>
      </w:r>
      <w:r>
        <w:rPr>
          <w:i/>
          <w:spacing w:val="-7"/>
          <w:sz w:val="24"/>
        </w:rPr>
        <w:t xml:space="preserve"> </w:t>
      </w:r>
      <w:r>
        <w:rPr>
          <w:i/>
          <w:spacing w:val="-2"/>
          <w:sz w:val="24"/>
        </w:rPr>
        <w:t>findings</w:t>
      </w:r>
    </w:p>
    <w:p w14:paraId="476A196D" w14:textId="77777777" w:rsidR="006E506B" w:rsidRDefault="00226618">
      <w:pPr>
        <w:pStyle w:val="BodyText"/>
        <w:spacing w:before="182"/>
        <w:ind w:left="100" w:right="118"/>
      </w:pPr>
      <w:r>
        <w:rPr>
          <w:color w:val="212121"/>
        </w:rPr>
        <w:t>Both gliders covered about the same number of dives in the surveyed area of Bransfield Strait, with just a couple of differences. AMLR03 completed 579 total dives that generated 321 profiles, while AMLR04 completed 563 total dives generating 323 profiles in the survey area.</w:t>
      </w:r>
      <w:r>
        <w:rPr>
          <w:color w:val="212121"/>
          <w:spacing w:val="40"/>
        </w:rPr>
        <w:t xml:space="preserve"> </w:t>
      </w:r>
      <w:r>
        <w:rPr>
          <w:color w:val="212121"/>
        </w:rPr>
        <w:t>AMLR03 also sampled an additional loop off King George Island that was not sampled by AMLR04. Profiles of mean ABC backscatter showed that most krill were in the upper 250m of the water column (Figure 3), consistent with previous studies. Importantly, because gliders can sample the whole water column,</w:t>
      </w:r>
      <w:r>
        <w:rPr>
          <w:color w:val="212121"/>
          <w:spacing w:val="-2"/>
        </w:rPr>
        <w:t xml:space="preserve"> </w:t>
      </w:r>
      <w:r>
        <w:rPr>
          <w:color w:val="212121"/>
        </w:rPr>
        <w:t>there</w:t>
      </w:r>
      <w:r>
        <w:rPr>
          <w:color w:val="212121"/>
          <w:spacing w:val="-2"/>
        </w:rPr>
        <w:t xml:space="preserve"> </w:t>
      </w:r>
      <w:r>
        <w:rPr>
          <w:color w:val="212121"/>
        </w:rPr>
        <w:t>is</w:t>
      </w:r>
      <w:r>
        <w:rPr>
          <w:color w:val="212121"/>
          <w:spacing w:val="-3"/>
        </w:rPr>
        <w:t xml:space="preserve"> </w:t>
      </w:r>
      <w:r>
        <w:rPr>
          <w:color w:val="212121"/>
        </w:rPr>
        <w:t>less</w:t>
      </w:r>
      <w:r>
        <w:rPr>
          <w:color w:val="212121"/>
          <w:spacing w:val="-4"/>
        </w:rPr>
        <w:t xml:space="preserve"> </w:t>
      </w:r>
      <w:r>
        <w:rPr>
          <w:color w:val="212121"/>
        </w:rPr>
        <w:t>concern</w:t>
      </w:r>
      <w:r>
        <w:rPr>
          <w:color w:val="212121"/>
          <w:spacing w:val="-3"/>
        </w:rPr>
        <w:t xml:space="preserve"> </w:t>
      </w:r>
      <w:r>
        <w:rPr>
          <w:color w:val="212121"/>
        </w:rPr>
        <w:t>here</w:t>
      </w:r>
      <w:r>
        <w:rPr>
          <w:color w:val="212121"/>
          <w:spacing w:val="-2"/>
        </w:rPr>
        <w:t xml:space="preserve"> </w:t>
      </w:r>
      <w:r>
        <w:rPr>
          <w:color w:val="212121"/>
        </w:rPr>
        <w:t>that</w:t>
      </w:r>
      <w:r>
        <w:rPr>
          <w:color w:val="212121"/>
          <w:spacing w:val="-2"/>
        </w:rPr>
        <w:t xml:space="preserve"> </w:t>
      </w:r>
      <w:r>
        <w:rPr>
          <w:color w:val="212121"/>
        </w:rPr>
        <w:t>we</w:t>
      </w:r>
      <w:r>
        <w:rPr>
          <w:color w:val="212121"/>
          <w:spacing w:val="-2"/>
        </w:rPr>
        <w:t xml:space="preserve"> </w:t>
      </w:r>
      <w:r>
        <w:rPr>
          <w:color w:val="212121"/>
        </w:rPr>
        <w:t>are</w:t>
      </w:r>
      <w:r>
        <w:rPr>
          <w:color w:val="212121"/>
          <w:spacing w:val="-2"/>
        </w:rPr>
        <w:t xml:space="preserve"> </w:t>
      </w:r>
      <w:r>
        <w:rPr>
          <w:color w:val="212121"/>
        </w:rPr>
        <w:t>missing</w:t>
      </w:r>
      <w:r>
        <w:rPr>
          <w:color w:val="212121"/>
          <w:spacing w:val="-2"/>
        </w:rPr>
        <w:t xml:space="preserve"> </w:t>
      </w:r>
      <w:r>
        <w:rPr>
          <w:color w:val="212121"/>
        </w:rPr>
        <w:t>a</w:t>
      </w:r>
      <w:r>
        <w:rPr>
          <w:color w:val="212121"/>
          <w:spacing w:val="-2"/>
        </w:rPr>
        <w:t xml:space="preserve"> </w:t>
      </w:r>
      <w:r>
        <w:rPr>
          <w:color w:val="212121"/>
        </w:rPr>
        <w:t>large</w:t>
      </w:r>
      <w:r>
        <w:rPr>
          <w:color w:val="212121"/>
          <w:spacing w:val="-2"/>
        </w:rPr>
        <w:t xml:space="preserve"> </w:t>
      </w:r>
      <w:r>
        <w:rPr>
          <w:color w:val="212121"/>
        </w:rPr>
        <w:t>fraction</w:t>
      </w:r>
      <w:r>
        <w:rPr>
          <w:color w:val="212121"/>
          <w:spacing w:val="-3"/>
        </w:rPr>
        <w:t xml:space="preserve"> </w:t>
      </w:r>
      <w:r>
        <w:rPr>
          <w:color w:val="212121"/>
        </w:rPr>
        <w:t>of</w:t>
      </w:r>
      <w:r>
        <w:rPr>
          <w:color w:val="212121"/>
          <w:spacing w:val="-2"/>
        </w:rPr>
        <w:t xml:space="preserve"> </w:t>
      </w:r>
      <w:r>
        <w:rPr>
          <w:color w:val="212121"/>
        </w:rPr>
        <w:t>krill</w:t>
      </w:r>
      <w:r>
        <w:rPr>
          <w:color w:val="212121"/>
          <w:spacing w:val="-5"/>
        </w:rPr>
        <w:t xml:space="preserve"> </w:t>
      </w:r>
      <w:r>
        <w:rPr>
          <w:color w:val="212121"/>
        </w:rPr>
        <w:t>at</w:t>
      </w:r>
      <w:r>
        <w:rPr>
          <w:color w:val="212121"/>
          <w:spacing w:val="-2"/>
        </w:rPr>
        <w:t xml:space="preserve"> </w:t>
      </w:r>
      <w:r>
        <w:rPr>
          <w:color w:val="212121"/>
        </w:rPr>
        <w:t>depth</w:t>
      </w:r>
      <w:r>
        <w:rPr>
          <w:color w:val="212121"/>
          <w:spacing w:val="-3"/>
        </w:rPr>
        <w:t xml:space="preserve"> </w:t>
      </w:r>
      <w:r>
        <w:rPr>
          <w:color w:val="212121"/>
        </w:rPr>
        <w:t>in</w:t>
      </w:r>
      <w:r>
        <w:rPr>
          <w:color w:val="212121"/>
          <w:spacing w:val="-3"/>
        </w:rPr>
        <w:t xml:space="preserve"> </w:t>
      </w:r>
      <w:r>
        <w:rPr>
          <w:color w:val="212121"/>
        </w:rPr>
        <w:t>ship</w:t>
      </w:r>
      <w:r>
        <w:rPr>
          <w:color w:val="212121"/>
          <w:spacing w:val="-3"/>
        </w:rPr>
        <w:t xml:space="preserve"> </w:t>
      </w:r>
      <w:r>
        <w:rPr>
          <w:color w:val="212121"/>
        </w:rPr>
        <w:t>surveys in this area. The surface mapped biomass density of each glider showed several areas with higher biomass densities, but in general the spatial distribution of biomass density was similar between gliders. (Figure 4A and Figure 4B).</w:t>
      </w:r>
    </w:p>
    <w:p w14:paraId="4C5E4170" w14:textId="77777777" w:rsidR="006E506B" w:rsidRDefault="006E506B">
      <w:pPr>
        <w:sectPr w:rsidR="006E506B">
          <w:pgSz w:w="12240" w:h="15840"/>
          <w:pgMar w:top="1360" w:right="1320" w:bottom="280" w:left="1340" w:header="720" w:footer="720" w:gutter="0"/>
          <w:cols w:space="720"/>
        </w:sectPr>
      </w:pPr>
    </w:p>
    <w:p w14:paraId="57015388" w14:textId="77777777" w:rsidR="006E506B" w:rsidRDefault="00226618">
      <w:pPr>
        <w:pStyle w:val="BodyText"/>
        <w:spacing w:before="80"/>
        <w:ind w:left="100" w:right="134"/>
      </w:pPr>
      <w:r>
        <w:rPr>
          <w:color w:val="212121"/>
        </w:rPr>
        <w:lastRenderedPageBreak/>
        <w:t>There were significant differences in biomass density estimates between the two frequencies used and between the two gliders when using all echo energy data (Table 3). AMLR03 had higher density estimates</w:t>
      </w:r>
      <w:r>
        <w:rPr>
          <w:color w:val="212121"/>
          <w:spacing w:val="-1"/>
        </w:rPr>
        <w:t xml:space="preserve"> </w:t>
      </w:r>
      <w:r>
        <w:rPr>
          <w:color w:val="212121"/>
        </w:rPr>
        <w:t>for</w:t>
      </w:r>
      <w:r>
        <w:rPr>
          <w:color w:val="212121"/>
          <w:spacing w:val="-2"/>
        </w:rPr>
        <w:t xml:space="preserve"> </w:t>
      </w:r>
      <w:r>
        <w:rPr>
          <w:color w:val="212121"/>
        </w:rPr>
        <w:t>both</w:t>
      </w:r>
      <w:r>
        <w:rPr>
          <w:color w:val="212121"/>
          <w:spacing w:val="-1"/>
        </w:rPr>
        <w:t xml:space="preserve"> </w:t>
      </w:r>
      <w:r>
        <w:rPr>
          <w:color w:val="212121"/>
        </w:rPr>
        <w:t>the 70 kHz and 120 kHz than</w:t>
      </w:r>
      <w:r>
        <w:rPr>
          <w:color w:val="212121"/>
          <w:spacing w:val="-1"/>
        </w:rPr>
        <w:t xml:space="preserve"> </w:t>
      </w:r>
      <w:r>
        <w:rPr>
          <w:color w:val="212121"/>
        </w:rPr>
        <w:t>AMLR04. The mean</w:t>
      </w:r>
      <w:r>
        <w:rPr>
          <w:color w:val="212121"/>
          <w:spacing w:val="-1"/>
        </w:rPr>
        <w:t xml:space="preserve"> </w:t>
      </w:r>
      <w:r>
        <w:rPr>
          <w:color w:val="212121"/>
        </w:rPr>
        <w:t>density or</w:t>
      </w:r>
      <w:r>
        <w:rPr>
          <w:color w:val="212121"/>
          <w:spacing w:val="-1"/>
        </w:rPr>
        <w:t xml:space="preserve"> </w:t>
      </w:r>
      <w:r>
        <w:rPr>
          <w:color w:val="212121"/>
        </w:rPr>
        <w:t>AMLR03 using the 70 kHz</w:t>
      </w:r>
      <w:r>
        <w:rPr>
          <w:color w:val="212121"/>
          <w:spacing w:val="-1"/>
        </w:rPr>
        <w:t xml:space="preserve"> </w:t>
      </w:r>
      <w:r>
        <w:rPr>
          <w:color w:val="212121"/>
        </w:rPr>
        <w:t>was</w:t>
      </w:r>
      <w:r>
        <w:rPr>
          <w:color w:val="212121"/>
          <w:spacing w:val="-2"/>
        </w:rPr>
        <w:t xml:space="preserve"> </w:t>
      </w:r>
      <w:r>
        <w:rPr>
          <w:color w:val="212121"/>
        </w:rPr>
        <w:t>93.64</w:t>
      </w:r>
      <w:r>
        <w:rPr>
          <w:color w:val="212121"/>
          <w:spacing w:val="-2"/>
        </w:rPr>
        <w:t xml:space="preserve"> </w:t>
      </w:r>
      <w:r>
        <w:rPr>
          <w:color w:val="212121"/>
        </w:rPr>
        <w:t>g m</w:t>
      </w:r>
      <w:r>
        <w:rPr>
          <w:color w:val="212121"/>
          <w:vertAlign w:val="superscript"/>
        </w:rPr>
        <w:t>-2</w:t>
      </w:r>
      <w:r>
        <w:rPr>
          <w:color w:val="212121"/>
          <w:spacing w:val="-1"/>
        </w:rPr>
        <w:t xml:space="preserve"> </w:t>
      </w:r>
      <w:r>
        <w:rPr>
          <w:color w:val="212121"/>
        </w:rPr>
        <w:t>(SD 204.04 g m</w:t>
      </w:r>
      <w:r>
        <w:rPr>
          <w:color w:val="212121"/>
          <w:vertAlign w:val="superscript"/>
        </w:rPr>
        <w:t>-2</w:t>
      </w:r>
      <w:r>
        <w:rPr>
          <w:color w:val="212121"/>
        </w:rPr>
        <w:t>), and the 120 kHz</w:t>
      </w:r>
      <w:r>
        <w:rPr>
          <w:color w:val="212121"/>
          <w:spacing w:val="-1"/>
        </w:rPr>
        <w:t xml:space="preserve"> </w:t>
      </w:r>
      <w:r>
        <w:rPr>
          <w:color w:val="212121"/>
        </w:rPr>
        <w:t>data</w:t>
      </w:r>
      <w:r>
        <w:rPr>
          <w:color w:val="212121"/>
          <w:spacing w:val="-2"/>
        </w:rPr>
        <w:t xml:space="preserve"> </w:t>
      </w:r>
      <w:r>
        <w:rPr>
          <w:color w:val="212121"/>
        </w:rPr>
        <w:t>estimated a density of 151.29 g m</w:t>
      </w:r>
      <w:r>
        <w:rPr>
          <w:color w:val="212121"/>
          <w:vertAlign w:val="superscript"/>
        </w:rPr>
        <w:t>-2</w:t>
      </w:r>
      <w:r>
        <w:rPr>
          <w:color w:val="212121"/>
        </w:rPr>
        <w:t xml:space="preserve"> (SD</w:t>
      </w:r>
      <w:r>
        <w:rPr>
          <w:color w:val="212121"/>
          <w:spacing w:val="-4"/>
        </w:rPr>
        <w:t xml:space="preserve"> </w:t>
      </w:r>
      <w:r>
        <w:rPr>
          <w:color w:val="212121"/>
        </w:rPr>
        <w:t>337.26</w:t>
      </w:r>
      <w:r>
        <w:rPr>
          <w:color w:val="212121"/>
          <w:spacing w:val="-3"/>
        </w:rPr>
        <w:t xml:space="preserve"> </w:t>
      </w:r>
      <w:r>
        <w:rPr>
          <w:color w:val="212121"/>
        </w:rPr>
        <w:t>g</w:t>
      </w:r>
      <w:r>
        <w:rPr>
          <w:color w:val="212121"/>
          <w:spacing w:val="-4"/>
        </w:rPr>
        <w:t xml:space="preserve"> </w:t>
      </w:r>
      <w:r>
        <w:rPr>
          <w:color w:val="212121"/>
        </w:rPr>
        <w:t>m</w:t>
      </w:r>
      <w:r>
        <w:rPr>
          <w:color w:val="212121"/>
          <w:vertAlign w:val="superscript"/>
        </w:rPr>
        <w:t>-2</w:t>
      </w:r>
      <w:r>
        <w:rPr>
          <w:color w:val="212121"/>
        </w:rPr>
        <w:t>).</w:t>
      </w:r>
      <w:r>
        <w:rPr>
          <w:color w:val="212121"/>
          <w:spacing w:val="-4"/>
        </w:rPr>
        <w:t xml:space="preserve"> </w:t>
      </w:r>
      <w:r>
        <w:rPr>
          <w:color w:val="212121"/>
        </w:rPr>
        <w:t>In</w:t>
      </w:r>
      <w:r>
        <w:rPr>
          <w:color w:val="212121"/>
          <w:spacing w:val="-5"/>
        </w:rPr>
        <w:t xml:space="preserve"> </w:t>
      </w:r>
      <w:r>
        <w:rPr>
          <w:color w:val="212121"/>
        </w:rPr>
        <w:t>contrast,</w:t>
      </w:r>
      <w:r>
        <w:rPr>
          <w:color w:val="212121"/>
          <w:spacing w:val="-4"/>
        </w:rPr>
        <w:t xml:space="preserve"> </w:t>
      </w:r>
      <w:r>
        <w:rPr>
          <w:color w:val="212121"/>
        </w:rPr>
        <w:t>biomass</w:t>
      </w:r>
      <w:r>
        <w:rPr>
          <w:color w:val="212121"/>
          <w:spacing w:val="-6"/>
        </w:rPr>
        <w:t xml:space="preserve"> </w:t>
      </w:r>
      <w:r>
        <w:rPr>
          <w:color w:val="212121"/>
        </w:rPr>
        <w:t>density</w:t>
      </w:r>
      <w:r>
        <w:rPr>
          <w:color w:val="212121"/>
          <w:spacing w:val="-4"/>
        </w:rPr>
        <w:t xml:space="preserve"> </w:t>
      </w:r>
      <w:r>
        <w:rPr>
          <w:color w:val="212121"/>
        </w:rPr>
        <w:t>for</w:t>
      </w:r>
      <w:r>
        <w:rPr>
          <w:color w:val="212121"/>
          <w:spacing w:val="-3"/>
        </w:rPr>
        <w:t xml:space="preserve"> </w:t>
      </w:r>
      <w:r>
        <w:rPr>
          <w:color w:val="212121"/>
        </w:rPr>
        <w:t>AMLR04</w:t>
      </w:r>
      <w:r>
        <w:rPr>
          <w:color w:val="212121"/>
          <w:spacing w:val="-4"/>
        </w:rPr>
        <w:t xml:space="preserve"> </w:t>
      </w:r>
      <w:r>
        <w:rPr>
          <w:color w:val="212121"/>
        </w:rPr>
        <w:t>at</w:t>
      </w:r>
      <w:r>
        <w:rPr>
          <w:color w:val="212121"/>
          <w:spacing w:val="-4"/>
        </w:rPr>
        <w:t xml:space="preserve"> </w:t>
      </w:r>
      <w:r>
        <w:rPr>
          <w:color w:val="212121"/>
        </w:rPr>
        <w:t>70</w:t>
      </w:r>
      <w:r>
        <w:rPr>
          <w:color w:val="212121"/>
          <w:spacing w:val="-4"/>
        </w:rPr>
        <w:t xml:space="preserve"> </w:t>
      </w:r>
      <w:r>
        <w:rPr>
          <w:color w:val="212121"/>
        </w:rPr>
        <w:t>kHz</w:t>
      </w:r>
      <w:r>
        <w:rPr>
          <w:color w:val="212121"/>
          <w:spacing w:val="-6"/>
        </w:rPr>
        <w:t xml:space="preserve"> </w:t>
      </w:r>
      <w:r>
        <w:rPr>
          <w:color w:val="212121"/>
        </w:rPr>
        <w:t>and</w:t>
      </w:r>
      <w:r>
        <w:rPr>
          <w:color w:val="212121"/>
          <w:spacing w:val="-4"/>
        </w:rPr>
        <w:t xml:space="preserve"> </w:t>
      </w:r>
      <w:r>
        <w:rPr>
          <w:color w:val="212121"/>
        </w:rPr>
        <w:t>120</w:t>
      </w:r>
      <w:r>
        <w:rPr>
          <w:color w:val="212121"/>
          <w:spacing w:val="-4"/>
        </w:rPr>
        <w:t xml:space="preserve"> </w:t>
      </w:r>
      <w:r>
        <w:rPr>
          <w:color w:val="212121"/>
        </w:rPr>
        <w:t>kHz</w:t>
      </w:r>
      <w:r>
        <w:rPr>
          <w:color w:val="212121"/>
          <w:spacing w:val="-5"/>
        </w:rPr>
        <w:t xml:space="preserve"> </w:t>
      </w:r>
      <w:r>
        <w:rPr>
          <w:color w:val="212121"/>
        </w:rPr>
        <w:t>was</w:t>
      </w:r>
      <w:r>
        <w:rPr>
          <w:color w:val="212121"/>
          <w:spacing w:val="-6"/>
        </w:rPr>
        <w:t xml:space="preserve"> </w:t>
      </w:r>
      <w:r>
        <w:rPr>
          <w:color w:val="212121"/>
        </w:rPr>
        <w:t>77.32</w:t>
      </w:r>
      <w:r>
        <w:rPr>
          <w:color w:val="212121"/>
          <w:spacing w:val="-2"/>
        </w:rPr>
        <w:t xml:space="preserve"> </w:t>
      </w:r>
      <w:r>
        <w:rPr>
          <w:color w:val="212121"/>
        </w:rPr>
        <w:t>g</w:t>
      </w:r>
      <w:r>
        <w:rPr>
          <w:color w:val="212121"/>
          <w:spacing w:val="-4"/>
        </w:rPr>
        <w:t xml:space="preserve"> </w:t>
      </w:r>
      <w:r>
        <w:rPr>
          <w:color w:val="212121"/>
        </w:rPr>
        <w:t>m</w:t>
      </w:r>
      <w:r>
        <w:rPr>
          <w:color w:val="212121"/>
          <w:vertAlign w:val="superscript"/>
        </w:rPr>
        <w:t>-2</w:t>
      </w:r>
      <w:r>
        <w:rPr>
          <w:color w:val="212121"/>
        </w:rPr>
        <w:t xml:space="preserve"> (SD 205.97 g m</w:t>
      </w:r>
      <w:r>
        <w:rPr>
          <w:color w:val="212121"/>
          <w:vertAlign w:val="superscript"/>
        </w:rPr>
        <w:t>-2</w:t>
      </w:r>
      <w:r>
        <w:rPr>
          <w:color w:val="212121"/>
        </w:rPr>
        <w:t>) and 97.16 g m</w:t>
      </w:r>
      <w:r>
        <w:rPr>
          <w:color w:val="212121"/>
          <w:vertAlign w:val="superscript"/>
        </w:rPr>
        <w:t>-2</w:t>
      </w:r>
      <w:r>
        <w:rPr>
          <w:color w:val="212121"/>
        </w:rPr>
        <w:t xml:space="preserve"> (SD 303.75 g m</w:t>
      </w:r>
      <w:r>
        <w:rPr>
          <w:color w:val="212121"/>
          <w:vertAlign w:val="superscript"/>
        </w:rPr>
        <w:t>-2</w:t>
      </w:r>
      <w:r>
        <w:rPr>
          <w:color w:val="212121"/>
        </w:rPr>
        <w:t>), respectively.</w:t>
      </w:r>
    </w:p>
    <w:p w14:paraId="68EE6D2F" w14:textId="77777777" w:rsidR="006E506B" w:rsidRDefault="00226618">
      <w:pPr>
        <w:pStyle w:val="BodyText"/>
        <w:spacing w:before="160"/>
        <w:ind w:left="100"/>
      </w:pPr>
      <w:r>
        <w:rPr>
          <w:color w:val="212121"/>
        </w:rPr>
        <w:t>Using the schools method, similar differences in biomass density were observed (Table 4), and interestingly, very large differences in the number of schools were detected. For example, at 70 kHz the schools method identified 2059 schools from AMLR03 and 1420 schools for AMLR04. This difference</w:t>
      </w:r>
      <w:r>
        <w:rPr>
          <w:color w:val="212121"/>
          <w:spacing w:val="-3"/>
        </w:rPr>
        <w:t xml:space="preserve"> </w:t>
      </w:r>
      <w:r>
        <w:rPr>
          <w:color w:val="212121"/>
        </w:rPr>
        <w:t>increased</w:t>
      </w:r>
      <w:r>
        <w:rPr>
          <w:color w:val="212121"/>
          <w:spacing w:val="-5"/>
        </w:rPr>
        <w:t xml:space="preserve"> </w:t>
      </w:r>
      <w:r>
        <w:rPr>
          <w:color w:val="212121"/>
        </w:rPr>
        <w:t>when</w:t>
      </w:r>
      <w:r>
        <w:rPr>
          <w:color w:val="212121"/>
          <w:spacing w:val="-5"/>
        </w:rPr>
        <w:t xml:space="preserve"> </w:t>
      </w:r>
      <w:r>
        <w:rPr>
          <w:color w:val="212121"/>
        </w:rPr>
        <w:t>using</w:t>
      </w:r>
      <w:r>
        <w:rPr>
          <w:color w:val="212121"/>
          <w:spacing w:val="-3"/>
        </w:rPr>
        <w:t xml:space="preserve"> </w:t>
      </w:r>
      <w:r>
        <w:rPr>
          <w:color w:val="212121"/>
        </w:rPr>
        <w:t>the</w:t>
      </w:r>
      <w:r>
        <w:rPr>
          <w:color w:val="212121"/>
          <w:spacing w:val="-3"/>
        </w:rPr>
        <w:t xml:space="preserve"> </w:t>
      </w:r>
      <w:r>
        <w:rPr>
          <w:color w:val="212121"/>
        </w:rPr>
        <w:t>120</w:t>
      </w:r>
      <w:r>
        <w:rPr>
          <w:color w:val="212121"/>
          <w:spacing w:val="-1"/>
        </w:rPr>
        <w:t xml:space="preserve"> </w:t>
      </w:r>
      <w:r>
        <w:rPr>
          <w:color w:val="212121"/>
        </w:rPr>
        <w:t>kHz</w:t>
      </w:r>
      <w:r>
        <w:rPr>
          <w:color w:val="212121"/>
          <w:spacing w:val="-2"/>
        </w:rPr>
        <w:t xml:space="preserve"> </w:t>
      </w:r>
      <w:r>
        <w:rPr>
          <w:color w:val="212121"/>
        </w:rPr>
        <w:t>to</w:t>
      </w:r>
      <w:r>
        <w:rPr>
          <w:color w:val="212121"/>
          <w:spacing w:val="-4"/>
        </w:rPr>
        <w:t xml:space="preserve"> </w:t>
      </w:r>
      <w:r>
        <w:rPr>
          <w:color w:val="212121"/>
        </w:rPr>
        <w:t>identify</w:t>
      </w:r>
      <w:r>
        <w:rPr>
          <w:color w:val="212121"/>
          <w:spacing w:val="-3"/>
        </w:rPr>
        <w:t xml:space="preserve"> </w:t>
      </w:r>
      <w:r>
        <w:rPr>
          <w:color w:val="212121"/>
        </w:rPr>
        <w:t>schools</w:t>
      </w:r>
      <w:r>
        <w:rPr>
          <w:color w:val="212121"/>
          <w:spacing w:val="-4"/>
        </w:rPr>
        <w:t xml:space="preserve"> </w:t>
      </w:r>
      <w:r>
        <w:rPr>
          <w:color w:val="212121"/>
        </w:rPr>
        <w:t>where</w:t>
      </w:r>
      <w:r>
        <w:rPr>
          <w:color w:val="212121"/>
          <w:spacing w:val="-3"/>
        </w:rPr>
        <w:t xml:space="preserve"> </w:t>
      </w:r>
      <w:r>
        <w:rPr>
          <w:color w:val="212121"/>
        </w:rPr>
        <w:t>AMLR03</w:t>
      </w:r>
      <w:r>
        <w:rPr>
          <w:color w:val="212121"/>
          <w:spacing w:val="-3"/>
        </w:rPr>
        <w:t xml:space="preserve"> </w:t>
      </w:r>
      <w:r>
        <w:rPr>
          <w:color w:val="212121"/>
        </w:rPr>
        <w:t>identified</w:t>
      </w:r>
      <w:r>
        <w:rPr>
          <w:color w:val="212121"/>
          <w:spacing w:val="-3"/>
        </w:rPr>
        <w:t xml:space="preserve"> </w:t>
      </w:r>
      <w:r>
        <w:rPr>
          <w:color w:val="212121"/>
        </w:rPr>
        <w:t>2227</w:t>
      </w:r>
      <w:r>
        <w:rPr>
          <w:color w:val="212121"/>
          <w:spacing w:val="-3"/>
        </w:rPr>
        <w:t xml:space="preserve"> </w:t>
      </w:r>
      <w:r>
        <w:rPr>
          <w:color w:val="212121"/>
        </w:rPr>
        <w:t>and AMLR04 identified 936, less than half.</w:t>
      </w:r>
    </w:p>
    <w:p w14:paraId="1DDF89AE" w14:textId="77777777" w:rsidR="006E506B" w:rsidRDefault="00226618">
      <w:pPr>
        <w:pStyle w:val="BodyText"/>
        <w:spacing w:before="161"/>
        <w:ind w:left="100" w:right="153"/>
      </w:pPr>
      <w:r>
        <w:rPr>
          <w:color w:val="212121"/>
        </w:rPr>
        <w:t>The discrepancy in the number of schools was not expected, and further investigation of the statistical properties of the distribution of krill was conducted to understand this difference. Histograms of log10 ABC showed that the patterns of biomass density distribution were similar between the two gliders (Figure 5A), as might be expected given that one glider was following the other over the whole survey and were only a week apart at the end of the survey. Empirical cumulative</w:t>
      </w:r>
      <w:r>
        <w:rPr>
          <w:color w:val="212121"/>
          <w:spacing w:val="-3"/>
        </w:rPr>
        <w:t xml:space="preserve"> </w:t>
      </w:r>
      <w:r>
        <w:rPr>
          <w:color w:val="212121"/>
        </w:rPr>
        <w:t>distribution</w:t>
      </w:r>
      <w:r>
        <w:rPr>
          <w:color w:val="212121"/>
          <w:spacing w:val="-4"/>
        </w:rPr>
        <w:t xml:space="preserve"> </w:t>
      </w:r>
      <w:r>
        <w:rPr>
          <w:color w:val="212121"/>
        </w:rPr>
        <w:t>plots</w:t>
      </w:r>
      <w:r>
        <w:rPr>
          <w:color w:val="212121"/>
          <w:spacing w:val="-4"/>
        </w:rPr>
        <w:t xml:space="preserve"> </w:t>
      </w:r>
      <w:r>
        <w:rPr>
          <w:color w:val="212121"/>
        </w:rPr>
        <w:t>also</w:t>
      </w:r>
      <w:r>
        <w:rPr>
          <w:color w:val="212121"/>
          <w:spacing w:val="-3"/>
        </w:rPr>
        <w:t xml:space="preserve"> </w:t>
      </w:r>
      <w:r>
        <w:rPr>
          <w:color w:val="212121"/>
        </w:rPr>
        <w:t>(Figure</w:t>
      </w:r>
      <w:r>
        <w:rPr>
          <w:color w:val="212121"/>
          <w:spacing w:val="-3"/>
        </w:rPr>
        <w:t xml:space="preserve"> </w:t>
      </w:r>
      <w:r>
        <w:rPr>
          <w:color w:val="212121"/>
        </w:rPr>
        <w:t>5B)</w:t>
      </w:r>
      <w:r>
        <w:rPr>
          <w:color w:val="212121"/>
          <w:spacing w:val="-4"/>
        </w:rPr>
        <w:t xml:space="preserve"> </w:t>
      </w:r>
      <w:r>
        <w:rPr>
          <w:color w:val="212121"/>
        </w:rPr>
        <w:t>demonstrated</w:t>
      </w:r>
      <w:r>
        <w:rPr>
          <w:color w:val="212121"/>
          <w:spacing w:val="-3"/>
        </w:rPr>
        <w:t xml:space="preserve"> </w:t>
      </w:r>
      <w:r>
        <w:rPr>
          <w:color w:val="212121"/>
        </w:rPr>
        <w:t>that</w:t>
      </w:r>
      <w:r>
        <w:rPr>
          <w:color w:val="212121"/>
          <w:spacing w:val="-3"/>
        </w:rPr>
        <w:t xml:space="preserve"> </w:t>
      </w:r>
      <w:r>
        <w:rPr>
          <w:color w:val="212121"/>
        </w:rPr>
        <w:t>the</w:t>
      </w:r>
      <w:r>
        <w:rPr>
          <w:color w:val="212121"/>
          <w:spacing w:val="-3"/>
        </w:rPr>
        <w:t xml:space="preserve"> </w:t>
      </w:r>
      <w:r>
        <w:rPr>
          <w:color w:val="212121"/>
        </w:rPr>
        <w:t>shapes</w:t>
      </w:r>
      <w:r>
        <w:rPr>
          <w:color w:val="212121"/>
          <w:spacing w:val="-5"/>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rPr>
        <w:t>distributions</w:t>
      </w:r>
      <w:r>
        <w:rPr>
          <w:color w:val="212121"/>
          <w:spacing w:val="-1"/>
        </w:rPr>
        <w:t xml:space="preserve"> </w:t>
      </w:r>
      <w:r>
        <w:rPr>
          <w:color w:val="212121"/>
        </w:rPr>
        <w:t>were also similar, but had an offset. Given the difference in the number of schools observed, and the similarity in shapes of the empirical distributions, this suggests that there is a calibration offset between the two gliders, and that another calibration might be necessary.</w:t>
      </w:r>
    </w:p>
    <w:p w14:paraId="23B19761" w14:textId="77777777" w:rsidR="006E506B" w:rsidRDefault="00226618">
      <w:pPr>
        <w:pStyle w:val="BodyText"/>
        <w:spacing w:before="160"/>
        <w:ind w:left="100"/>
      </w:pPr>
      <w:r>
        <w:rPr>
          <w:color w:val="212121"/>
        </w:rPr>
        <w:t>The calibration applied to the two echosounders were noticeably different. There was a 0.5 dB difference between the two gliders with the 70 kHz with AMLR04 being lower. There is a 1.83 dB difference between the calibrations of the 120 kHz of AMLR03 and AMLR04, which would have a large</w:t>
      </w:r>
      <w:r>
        <w:rPr>
          <w:color w:val="212121"/>
          <w:spacing w:val="-2"/>
        </w:rPr>
        <w:t xml:space="preserve"> </w:t>
      </w:r>
      <w:r>
        <w:rPr>
          <w:color w:val="212121"/>
        </w:rPr>
        <w:t>effect</w:t>
      </w:r>
      <w:r>
        <w:rPr>
          <w:color w:val="212121"/>
          <w:spacing w:val="-2"/>
        </w:rPr>
        <w:t xml:space="preserve"> </w:t>
      </w:r>
      <w:r>
        <w:rPr>
          <w:color w:val="212121"/>
        </w:rPr>
        <w:t>on</w:t>
      </w:r>
      <w:r>
        <w:rPr>
          <w:color w:val="212121"/>
          <w:spacing w:val="-3"/>
        </w:rPr>
        <w:t xml:space="preserve"> </w:t>
      </w:r>
      <w:r>
        <w:rPr>
          <w:color w:val="212121"/>
        </w:rPr>
        <w:t>Sv</w:t>
      </w:r>
      <w:r>
        <w:rPr>
          <w:color w:val="212121"/>
          <w:spacing w:val="-4"/>
        </w:rPr>
        <w:t xml:space="preserve"> </w:t>
      </w:r>
      <w:r>
        <w:rPr>
          <w:color w:val="212121"/>
        </w:rPr>
        <w:t>and</w:t>
      </w:r>
      <w:r>
        <w:rPr>
          <w:color w:val="212121"/>
          <w:spacing w:val="-2"/>
        </w:rPr>
        <w:t xml:space="preserve"> </w:t>
      </w:r>
      <w:r>
        <w:rPr>
          <w:color w:val="212121"/>
        </w:rPr>
        <w:t>density.</w:t>
      </w:r>
      <w:r>
        <w:rPr>
          <w:color w:val="212121"/>
          <w:spacing w:val="-2"/>
        </w:rPr>
        <w:t xml:space="preserve"> </w:t>
      </w:r>
      <w:r>
        <w:rPr>
          <w:color w:val="212121"/>
        </w:rPr>
        <w:t>This</w:t>
      </w:r>
      <w:r>
        <w:rPr>
          <w:color w:val="212121"/>
          <w:spacing w:val="-3"/>
        </w:rPr>
        <w:t xml:space="preserve"> </w:t>
      </w:r>
      <w:r>
        <w:rPr>
          <w:color w:val="212121"/>
        </w:rPr>
        <w:t>would</w:t>
      </w:r>
      <w:r>
        <w:rPr>
          <w:color w:val="212121"/>
          <w:spacing w:val="-2"/>
        </w:rPr>
        <w:t xml:space="preserve"> </w:t>
      </w:r>
      <w:r>
        <w:rPr>
          <w:color w:val="212121"/>
        </w:rPr>
        <w:t>affect</w:t>
      </w:r>
      <w:r>
        <w:rPr>
          <w:color w:val="212121"/>
          <w:spacing w:val="-2"/>
        </w:rPr>
        <w:t xml:space="preserve"> </w:t>
      </w:r>
      <w:r>
        <w:rPr>
          <w:color w:val="212121"/>
        </w:rPr>
        <w:t>how</w:t>
      </w:r>
      <w:r>
        <w:rPr>
          <w:color w:val="212121"/>
          <w:spacing w:val="-2"/>
        </w:rPr>
        <w:t xml:space="preserve"> </w:t>
      </w:r>
      <w:r>
        <w:rPr>
          <w:color w:val="212121"/>
        </w:rPr>
        <w:t>schools</w:t>
      </w:r>
      <w:r>
        <w:rPr>
          <w:color w:val="212121"/>
          <w:spacing w:val="-4"/>
        </w:rPr>
        <w:t xml:space="preserve"> </w:t>
      </w:r>
      <w:r>
        <w:rPr>
          <w:color w:val="212121"/>
        </w:rPr>
        <w:t>are</w:t>
      </w:r>
      <w:r>
        <w:rPr>
          <w:color w:val="212121"/>
          <w:spacing w:val="-2"/>
        </w:rPr>
        <w:t xml:space="preserve"> </w:t>
      </w:r>
      <w:r>
        <w:rPr>
          <w:color w:val="212121"/>
        </w:rPr>
        <w:t>determined</w:t>
      </w:r>
      <w:r>
        <w:rPr>
          <w:color w:val="212121"/>
          <w:spacing w:val="-5"/>
        </w:rPr>
        <w:t xml:space="preserve"> </w:t>
      </w:r>
      <w:r>
        <w:rPr>
          <w:color w:val="212121"/>
        </w:rPr>
        <w:t>if</w:t>
      </w:r>
      <w:r>
        <w:rPr>
          <w:color w:val="212121"/>
          <w:spacing w:val="-2"/>
        </w:rPr>
        <w:t xml:space="preserve"> </w:t>
      </w:r>
      <w:r>
        <w:rPr>
          <w:color w:val="212121"/>
        </w:rPr>
        <w:t>the</w:t>
      </w:r>
      <w:r>
        <w:rPr>
          <w:color w:val="212121"/>
          <w:spacing w:val="-2"/>
        </w:rPr>
        <w:t xml:space="preserve"> </w:t>
      </w:r>
      <w:r>
        <w:rPr>
          <w:color w:val="212121"/>
        </w:rPr>
        <w:t>value</w:t>
      </w:r>
      <w:r>
        <w:rPr>
          <w:color w:val="212121"/>
          <w:spacing w:val="-2"/>
        </w:rPr>
        <w:t xml:space="preserve"> </w:t>
      </w:r>
      <w:r>
        <w:rPr>
          <w:color w:val="212121"/>
        </w:rPr>
        <w:t>goes</w:t>
      </w:r>
      <w:r>
        <w:rPr>
          <w:color w:val="212121"/>
          <w:spacing w:val="-4"/>
        </w:rPr>
        <w:t xml:space="preserve"> </w:t>
      </w:r>
      <w:r>
        <w:rPr>
          <w:color w:val="212121"/>
        </w:rPr>
        <w:t>below the threshold of -75 for school discrimination.</w:t>
      </w:r>
    </w:p>
    <w:p w14:paraId="6F091C6F" w14:textId="77777777" w:rsidR="006E506B" w:rsidRDefault="00226618">
      <w:pPr>
        <w:pStyle w:val="BodyText"/>
        <w:spacing w:before="159"/>
        <w:ind w:left="100" w:right="153" w:firstLine="60"/>
      </w:pPr>
      <w:r>
        <w:rPr>
          <w:color w:val="212121"/>
        </w:rPr>
        <w:t>To quickly test this assumption, we used the calibration from AMLR03 on AMLR04 and then calculated the number of schools resolved. The number of schools increased for both the 70 kHz and</w:t>
      </w:r>
      <w:r>
        <w:rPr>
          <w:color w:val="212121"/>
          <w:spacing w:val="-2"/>
        </w:rPr>
        <w:t xml:space="preserve"> </w:t>
      </w:r>
      <w:r>
        <w:rPr>
          <w:color w:val="212121"/>
        </w:rPr>
        <w:t>120</w:t>
      </w:r>
      <w:r>
        <w:rPr>
          <w:color w:val="212121"/>
          <w:spacing w:val="-2"/>
        </w:rPr>
        <w:t xml:space="preserve"> </w:t>
      </w:r>
      <w:r>
        <w:rPr>
          <w:color w:val="212121"/>
        </w:rPr>
        <w:t>kHz</w:t>
      </w:r>
      <w:r>
        <w:rPr>
          <w:color w:val="212121"/>
          <w:spacing w:val="-2"/>
        </w:rPr>
        <w:t xml:space="preserve"> </w:t>
      </w:r>
      <w:r>
        <w:rPr>
          <w:color w:val="212121"/>
        </w:rPr>
        <w:t>from</w:t>
      </w:r>
      <w:r>
        <w:rPr>
          <w:color w:val="212121"/>
          <w:spacing w:val="-2"/>
        </w:rPr>
        <w:t xml:space="preserve"> </w:t>
      </w:r>
      <w:r>
        <w:rPr>
          <w:color w:val="212121"/>
        </w:rPr>
        <w:t>1420</w:t>
      </w:r>
      <w:r>
        <w:rPr>
          <w:color w:val="212121"/>
          <w:spacing w:val="-2"/>
        </w:rPr>
        <w:t xml:space="preserve"> </w:t>
      </w:r>
      <w:r>
        <w:rPr>
          <w:color w:val="212121"/>
        </w:rPr>
        <w:t>to</w:t>
      </w:r>
      <w:r>
        <w:rPr>
          <w:color w:val="212121"/>
          <w:spacing w:val="-3"/>
        </w:rPr>
        <w:t xml:space="preserve"> </w:t>
      </w:r>
      <w:r>
        <w:rPr>
          <w:color w:val="212121"/>
        </w:rPr>
        <w:t>1576</w:t>
      </w:r>
      <w:r>
        <w:rPr>
          <w:color w:val="212121"/>
          <w:spacing w:val="-1"/>
        </w:rPr>
        <w:t xml:space="preserve"> </w:t>
      </w:r>
      <w:r>
        <w:rPr>
          <w:color w:val="212121"/>
        </w:rPr>
        <w:t>for</w:t>
      </w:r>
      <w:r>
        <w:rPr>
          <w:color w:val="212121"/>
          <w:spacing w:val="-4"/>
        </w:rPr>
        <w:t xml:space="preserve"> </w:t>
      </w:r>
      <w:r>
        <w:rPr>
          <w:color w:val="212121"/>
        </w:rPr>
        <w:t>the</w:t>
      </w:r>
      <w:r>
        <w:rPr>
          <w:color w:val="212121"/>
          <w:spacing w:val="-2"/>
        </w:rPr>
        <w:t xml:space="preserve"> </w:t>
      </w:r>
      <w:r>
        <w:rPr>
          <w:color w:val="212121"/>
        </w:rPr>
        <w:t>70</w:t>
      </w:r>
      <w:r>
        <w:rPr>
          <w:color w:val="212121"/>
          <w:spacing w:val="-2"/>
        </w:rPr>
        <w:t xml:space="preserve"> </w:t>
      </w:r>
      <w:r>
        <w:rPr>
          <w:color w:val="212121"/>
        </w:rPr>
        <w:t>kHz</w:t>
      </w:r>
      <w:r>
        <w:rPr>
          <w:color w:val="212121"/>
          <w:spacing w:val="-2"/>
        </w:rPr>
        <w:t xml:space="preserve"> </w:t>
      </w:r>
      <w:r>
        <w:rPr>
          <w:color w:val="212121"/>
        </w:rPr>
        <w:t>and</w:t>
      </w:r>
      <w:r>
        <w:rPr>
          <w:color w:val="212121"/>
          <w:spacing w:val="-2"/>
        </w:rPr>
        <w:t xml:space="preserve"> </w:t>
      </w:r>
      <w:r>
        <w:rPr>
          <w:color w:val="212121"/>
        </w:rPr>
        <w:t>for</w:t>
      </w:r>
      <w:r>
        <w:rPr>
          <w:color w:val="212121"/>
          <w:spacing w:val="-4"/>
        </w:rPr>
        <w:t xml:space="preserve"> </w:t>
      </w:r>
      <w:r>
        <w:rPr>
          <w:color w:val="212121"/>
        </w:rPr>
        <w:t>the</w:t>
      </w:r>
      <w:r>
        <w:rPr>
          <w:color w:val="212121"/>
          <w:spacing w:val="-2"/>
        </w:rPr>
        <w:t xml:space="preserve"> </w:t>
      </w:r>
      <w:r>
        <w:rPr>
          <w:color w:val="212121"/>
        </w:rPr>
        <w:t>120</w:t>
      </w:r>
      <w:r>
        <w:rPr>
          <w:color w:val="212121"/>
          <w:spacing w:val="-2"/>
        </w:rPr>
        <w:t xml:space="preserve"> </w:t>
      </w:r>
      <w:r>
        <w:rPr>
          <w:color w:val="212121"/>
        </w:rPr>
        <w:t>kHz</w:t>
      </w:r>
      <w:r>
        <w:rPr>
          <w:color w:val="212121"/>
          <w:spacing w:val="-2"/>
        </w:rPr>
        <w:t xml:space="preserve"> </w:t>
      </w:r>
      <w:r>
        <w:rPr>
          <w:color w:val="212121"/>
        </w:rPr>
        <w:t>from</w:t>
      </w:r>
      <w:r>
        <w:rPr>
          <w:color w:val="212121"/>
          <w:spacing w:val="-2"/>
        </w:rPr>
        <w:t xml:space="preserve"> </w:t>
      </w:r>
      <w:r>
        <w:rPr>
          <w:color w:val="212121"/>
        </w:rPr>
        <w:t>936</w:t>
      </w:r>
      <w:r>
        <w:rPr>
          <w:color w:val="212121"/>
          <w:spacing w:val="-2"/>
        </w:rPr>
        <w:t xml:space="preserve"> </w:t>
      </w:r>
      <w:r>
        <w:rPr>
          <w:color w:val="212121"/>
        </w:rPr>
        <w:t>to</w:t>
      </w:r>
      <w:r>
        <w:rPr>
          <w:color w:val="212121"/>
          <w:spacing w:val="-3"/>
        </w:rPr>
        <w:t xml:space="preserve"> </w:t>
      </w:r>
      <w:r>
        <w:rPr>
          <w:color w:val="212121"/>
        </w:rPr>
        <w:t>1359</w:t>
      </w:r>
      <w:r>
        <w:rPr>
          <w:color w:val="212121"/>
          <w:spacing w:val="-2"/>
        </w:rPr>
        <w:t xml:space="preserve"> </w:t>
      </w:r>
      <w:r>
        <w:rPr>
          <w:color w:val="212121"/>
        </w:rPr>
        <w:t>schools.</w:t>
      </w:r>
      <w:r>
        <w:rPr>
          <w:color w:val="212121"/>
          <w:spacing w:val="-2"/>
        </w:rPr>
        <w:t xml:space="preserve"> </w:t>
      </w:r>
      <w:r>
        <w:rPr>
          <w:color w:val="212121"/>
        </w:rPr>
        <w:t>By changing the calibration numbers of AMLR04 we noted that the density estimates increased from</w:t>
      </w:r>
    </w:p>
    <w:p w14:paraId="4B94B101" w14:textId="77777777" w:rsidR="006E506B" w:rsidRDefault="00226618">
      <w:pPr>
        <w:pStyle w:val="BodyText"/>
        <w:spacing w:before="1"/>
        <w:ind w:left="100" w:right="153"/>
      </w:pPr>
      <w:r>
        <w:rPr>
          <w:color w:val="212121"/>
        </w:rPr>
        <w:t>77.32</w:t>
      </w:r>
      <w:r>
        <w:rPr>
          <w:color w:val="212121"/>
          <w:spacing w:val="-4"/>
        </w:rPr>
        <w:t xml:space="preserve"> </w:t>
      </w:r>
      <w:r>
        <w:rPr>
          <w:color w:val="212121"/>
        </w:rPr>
        <w:t>g</w:t>
      </w:r>
      <w:r>
        <w:rPr>
          <w:color w:val="212121"/>
          <w:spacing w:val="-4"/>
        </w:rPr>
        <w:t xml:space="preserve"> </w:t>
      </w:r>
      <w:r>
        <w:rPr>
          <w:color w:val="212121"/>
        </w:rPr>
        <w:t>m</w:t>
      </w:r>
      <w:r>
        <w:rPr>
          <w:color w:val="212121"/>
          <w:vertAlign w:val="superscript"/>
        </w:rPr>
        <w:t>-2</w:t>
      </w:r>
      <w:r>
        <w:rPr>
          <w:color w:val="212121"/>
          <w:spacing w:val="-5"/>
        </w:rPr>
        <w:t xml:space="preserve"> </w:t>
      </w:r>
      <w:r>
        <w:rPr>
          <w:color w:val="212121"/>
        </w:rPr>
        <w:t>to</w:t>
      </w:r>
      <w:r>
        <w:rPr>
          <w:color w:val="212121"/>
          <w:spacing w:val="-5"/>
        </w:rPr>
        <w:t xml:space="preserve"> </w:t>
      </w:r>
      <w:r>
        <w:rPr>
          <w:color w:val="212121"/>
        </w:rPr>
        <w:t>85.31</w:t>
      </w:r>
      <w:r>
        <w:rPr>
          <w:color w:val="212121"/>
          <w:spacing w:val="-4"/>
        </w:rPr>
        <w:t xml:space="preserve"> </w:t>
      </w:r>
      <w:r>
        <w:rPr>
          <w:color w:val="212121"/>
        </w:rPr>
        <w:t>g</w:t>
      </w:r>
      <w:r>
        <w:rPr>
          <w:color w:val="212121"/>
          <w:spacing w:val="-4"/>
        </w:rPr>
        <w:t xml:space="preserve"> </w:t>
      </w:r>
      <w:r>
        <w:rPr>
          <w:color w:val="212121"/>
        </w:rPr>
        <w:t>m</w:t>
      </w:r>
      <w:r>
        <w:rPr>
          <w:color w:val="212121"/>
          <w:vertAlign w:val="superscript"/>
        </w:rPr>
        <w:t>-2</w:t>
      </w:r>
      <w:r>
        <w:rPr>
          <w:color w:val="212121"/>
          <w:spacing w:val="-5"/>
        </w:rPr>
        <w:t xml:space="preserve"> </w:t>
      </w:r>
      <w:r>
        <w:rPr>
          <w:color w:val="212121"/>
        </w:rPr>
        <w:t>for</w:t>
      </w:r>
      <w:r>
        <w:rPr>
          <w:color w:val="212121"/>
          <w:spacing w:val="-6"/>
        </w:rPr>
        <w:t xml:space="preserve"> </w:t>
      </w:r>
      <w:r>
        <w:rPr>
          <w:color w:val="212121"/>
        </w:rPr>
        <w:t>the</w:t>
      </w:r>
      <w:r>
        <w:rPr>
          <w:color w:val="212121"/>
          <w:spacing w:val="-4"/>
        </w:rPr>
        <w:t xml:space="preserve"> </w:t>
      </w:r>
      <w:r>
        <w:rPr>
          <w:color w:val="212121"/>
        </w:rPr>
        <w:t>70</w:t>
      </w:r>
      <w:r>
        <w:rPr>
          <w:color w:val="212121"/>
          <w:spacing w:val="-4"/>
        </w:rPr>
        <w:t xml:space="preserve"> </w:t>
      </w:r>
      <w:r>
        <w:rPr>
          <w:color w:val="212121"/>
        </w:rPr>
        <w:t>kHz</w:t>
      </w:r>
      <w:r>
        <w:rPr>
          <w:color w:val="212121"/>
          <w:spacing w:val="-5"/>
        </w:rPr>
        <w:t xml:space="preserve"> </w:t>
      </w:r>
      <w:r>
        <w:rPr>
          <w:color w:val="212121"/>
        </w:rPr>
        <w:t>and</w:t>
      </w:r>
      <w:r>
        <w:rPr>
          <w:color w:val="212121"/>
          <w:spacing w:val="-4"/>
        </w:rPr>
        <w:t xml:space="preserve"> </w:t>
      </w:r>
      <w:r>
        <w:rPr>
          <w:color w:val="212121"/>
        </w:rPr>
        <w:t>from</w:t>
      </w:r>
      <w:r>
        <w:rPr>
          <w:color w:val="212121"/>
          <w:spacing w:val="-4"/>
        </w:rPr>
        <w:t xml:space="preserve"> </w:t>
      </w:r>
      <w:r>
        <w:rPr>
          <w:color w:val="212121"/>
        </w:rPr>
        <w:t>97.16</w:t>
      </w:r>
      <w:r>
        <w:rPr>
          <w:color w:val="212121"/>
          <w:spacing w:val="-4"/>
        </w:rPr>
        <w:t xml:space="preserve"> </w:t>
      </w:r>
      <w:r>
        <w:rPr>
          <w:color w:val="212121"/>
        </w:rPr>
        <w:t>to</w:t>
      </w:r>
      <w:r>
        <w:rPr>
          <w:color w:val="212121"/>
          <w:spacing w:val="-5"/>
        </w:rPr>
        <w:t xml:space="preserve"> </w:t>
      </w:r>
      <w:r>
        <w:rPr>
          <w:color w:val="212121"/>
        </w:rPr>
        <w:t>148.06</w:t>
      </w:r>
      <w:r>
        <w:rPr>
          <w:color w:val="212121"/>
          <w:spacing w:val="-1"/>
        </w:rPr>
        <w:t xml:space="preserve"> </w:t>
      </w:r>
      <w:r>
        <w:rPr>
          <w:color w:val="212121"/>
        </w:rPr>
        <w:t>g</w:t>
      </w:r>
      <w:r>
        <w:rPr>
          <w:color w:val="212121"/>
          <w:spacing w:val="-4"/>
        </w:rPr>
        <w:t xml:space="preserve"> </w:t>
      </w:r>
      <w:r>
        <w:rPr>
          <w:color w:val="212121"/>
        </w:rPr>
        <w:t>m</w:t>
      </w:r>
      <w:r>
        <w:rPr>
          <w:color w:val="212121"/>
          <w:vertAlign w:val="superscript"/>
        </w:rPr>
        <w:t>-2</w:t>
      </w:r>
      <w:r>
        <w:rPr>
          <w:color w:val="212121"/>
        </w:rPr>
        <w:t>.</w:t>
      </w:r>
      <w:r>
        <w:rPr>
          <w:color w:val="212121"/>
          <w:spacing w:val="-4"/>
        </w:rPr>
        <w:t xml:space="preserve"> </w:t>
      </w:r>
      <w:r>
        <w:rPr>
          <w:color w:val="212121"/>
        </w:rPr>
        <w:t>These</w:t>
      </w:r>
      <w:r>
        <w:rPr>
          <w:color w:val="212121"/>
          <w:spacing w:val="-4"/>
        </w:rPr>
        <w:t xml:space="preserve"> </w:t>
      </w:r>
      <w:r>
        <w:rPr>
          <w:color w:val="212121"/>
        </w:rPr>
        <w:t>numbers</w:t>
      </w:r>
      <w:r>
        <w:rPr>
          <w:color w:val="212121"/>
          <w:spacing w:val="-6"/>
        </w:rPr>
        <w:t xml:space="preserve"> </w:t>
      </w:r>
      <w:r>
        <w:rPr>
          <w:color w:val="212121"/>
        </w:rPr>
        <w:t>are</w:t>
      </w:r>
      <w:r>
        <w:rPr>
          <w:color w:val="212121"/>
          <w:spacing w:val="-4"/>
        </w:rPr>
        <w:t xml:space="preserve"> </w:t>
      </w:r>
      <w:r>
        <w:rPr>
          <w:color w:val="212121"/>
        </w:rPr>
        <w:t>closer to the values of AMLR03.</w:t>
      </w:r>
    </w:p>
    <w:p w14:paraId="225755BF" w14:textId="77777777" w:rsidR="006E506B" w:rsidRDefault="00226618">
      <w:pPr>
        <w:pStyle w:val="BodyText"/>
        <w:spacing w:before="161"/>
        <w:ind w:left="100" w:right="161"/>
      </w:pPr>
      <w:r>
        <w:rPr>
          <w:color w:val="212121"/>
        </w:rPr>
        <w:t>Given that the instruments are single beam echosounders, and currently calibrated by suspending a sphere</w:t>
      </w:r>
      <w:r>
        <w:rPr>
          <w:color w:val="212121"/>
          <w:spacing w:val="-2"/>
        </w:rPr>
        <w:t xml:space="preserve"> </w:t>
      </w:r>
      <w:r>
        <w:rPr>
          <w:color w:val="212121"/>
        </w:rPr>
        <w:t>a</w:t>
      </w:r>
      <w:r>
        <w:rPr>
          <w:color w:val="212121"/>
          <w:spacing w:val="-2"/>
        </w:rPr>
        <w:t xml:space="preserve"> </w:t>
      </w:r>
      <w:r>
        <w:rPr>
          <w:color w:val="212121"/>
        </w:rPr>
        <w:t>fixed</w:t>
      </w:r>
      <w:r>
        <w:rPr>
          <w:color w:val="212121"/>
          <w:spacing w:val="-2"/>
        </w:rPr>
        <w:t xml:space="preserve"> </w:t>
      </w:r>
      <w:r>
        <w:rPr>
          <w:color w:val="212121"/>
        </w:rPr>
        <w:t>distance</w:t>
      </w:r>
      <w:r>
        <w:rPr>
          <w:color w:val="212121"/>
          <w:spacing w:val="-2"/>
        </w:rPr>
        <w:t xml:space="preserve"> </w:t>
      </w:r>
      <w:r>
        <w:rPr>
          <w:color w:val="212121"/>
        </w:rPr>
        <w:t>from</w:t>
      </w:r>
      <w:r>
        <w:rPr>
          <w:color w:val="212121"/>
          <w:spacing w:val="-3"/>
        </w:rPr>
        <w:t xml:space="preserve"> </w:t>
      </w:r>
      <w:r>
        <w:rPr>
          <w:color w:val="212121"/>
        </w:rPr>
        <w:t>the</w:t>
      </w:r>
      <w:r>
        <w:rPr>
          <w:color w:val="212121"/>
          <w:spacing w:val="-2"/>
        </w:rPr>
        <w:t xml:space="preserve"> </w:t>
      </w:r>
      <w:r>
        <w:rPr>
          <w:color w:val="212121"/>
        </w:rPr>
        <w:t>transducer,</w:t>
      </w:r>
      <w:r>
        <w:rPr>
          <w:color w:val="212121"/>
          <w:spacing w:val="-2"/>
        </w:rPr>
        <w:t xml:space="preserve"> </w:t>
      </w:r>
      <w:r>
        <w:rPr>
          <w:color w:val="212121"/>
        </w:rPr>
        <w:t>it’s</w:t>
      </w:r>
      <w:r>
        <w:rPr>
          <w:color w:val="212121"/>
          <w:spacing w:val="-4"/>
        </w:rPr>
        <w:t xml:space="preserve"> </w:t>
      </w:r>
      <w:r>
        <w:rPr>
          <w:color w:val="212121"/>
        </w:rPr>
        <w:t>possible</w:t>
      </w:r>
      <w:r>
        <w:rPr>
          <w:color w:val="212121"/>
          <w:spacing w:val="-1"/>
        </w:rPr>
        <w:t xml:space="preserve"> </w:t>
      </w:r>
      <w:r>
        <w:rPr>
          <w:color w:val="212121"/>
        </w:rPr>
        <w:t>that</w:t>
      </w:r>
      <w:r>
        <w:rPr>
          <w:color w:val="212121"/>
          <w:spacing w:val="-2"/>
        </w:rPr>
        <w:t xml:space="preserve"> </w:t>
      </w:r>
      <w:r>
        <w:rPr>
          <w:color w:val="212121"/>
        </w:rPr>
        <w:t>the</w:t>
      </w:r>
      <w:r>
        <w:rPr>
          <w:color w:val="212121"/>
          <w:spacing w:val="-2"/>
        </w:rPr>
        <w:t xml:space="preserve"> </w:t>
      </w:r>
      <w:r>
        <w:rPr>
          <w:color w:val="212121"/>
        </w:rPr>
        <w:t>sphere</w:t>
      </w:r>
      <w:r>
        <w:rPr>
          <w:color w:val="212121"/>
          <w:spacing w:val="-2"/>
        </w:rPr>
        <w:t xml:space="preserve"> </w:t>
      </w:r>
      <w:r>
        <w:rPr>
          <w:color w:val="212121"/>
        </w:rPr>
        <w:t>and</w:t>
      </w:r>
      <w:r>
        <w:rPr>
          <w:color w:val="212121"/>
          <w:spacing w:val="-2"/>
        </w:rPr>
        <w:t xml:space="preserve"> </w:t>
      </w:r>
      <w:r>
        <w:rPr>
          <w:color w:val="212121"/>
        </w:rPr>
        <w:t>the</w:t>
      </w:r>
      <w:r>
        <w:rPr>
          <w:color w:val="212121"/>
          <w:spacing w:val="-2"/>
        </w:rPr>
        <w:t xml:space="preserve"> </w:t>
      </w:r>
      <w:r>
        <w:rPr>
          <w:color w:val="212121"/>
        </w:rPr>
        <w:t>transducer</w:t>
      </w:r>
      <w:r>
        <w:rPr>
          <w:color w:val="212121"/>
          <w:spacing w:val="-3"/>
        </w:rPr>
        <w:t xml:space="preserve"> </w:t>
      </w:r>
      <w:r>
        <w:rPr>
          <w:color w:val="212121"/>
        </w:rPr>
        <w:t>were</w:t>
      </w:r>
      <w:r>
        <w:rPr>
          <w:color w:val="212121"/>
          <w:spacing w:val="-2"/>
        </w:rPr>
        <w:t xml:space="preserve"> </w:t>
      </w:r>
      <w:r>
        <w:rPr>
          <w:color w:val="212121"/>
        </w:rPr>
        <w:t>not aligned well. Increased accuracy in calibration, and attention to this source of error is critical when using multiple gliders to survey and area, but also when using multiple ships with different properties to survey areas. Despite this, the data demonstrate how multiple gliders can be used to sample larger areas, or can be used to shorten the survey duration, and increase synopticity.</w:t>
      </w:r>
    </w:p>
    <w:p w14:paraId="0B8146D3" w14:textId="77777777" w:rsidR="006E506B" w:rsidRDefault="00226618">
      <w:pPr>
        <w:spacing w:before="160"/>
        <w:ind w:left="100"/>
        <w:rPr>
          <w:i/>
          <w:sz w:val="24"/>
        </w:rPr>
      </w:pPr>
      <w:r>
        <w:rPr>
          <w:i/>
          <w:sz w:val="24"/>
        </w:rPr>
        <w:t>Spatial</w:t>
      </w:r>
      <w:r>
        <w:rPr>
          <w:i/>
          <w:spacing w:val="-5"/>
          <w:sz w:val="24"/>
        </w:rPr>
        <w:t xml:space="preserve"> </w:t>
      </w:r>
      <w:r>
        <w:rPr>
          <w:i/>
          <w:sz w:val="24"/>
        </w:rPr>
        <w:t>gridding</w:t>
      </w:r>
      <w:r>
        <w:rPr>
          <w:i/>
          <w:spacing w:val="-4"/>
          <w:sz w:val="24"/>
        </w:rPr>
        <w:t xml:space="preserve"> </w:t>
      </w:r>
      <w:r>
        <w:rPr>
          <w:i/>
          <w:sz w:val="24"/>
        </w:rPr>
        <w:t>and</w:t>
      </w:r>
      <w:r>
        <w:rPr>
          <w:i/>
          <w:spacing w:val="-4"/>
          <w:sz w:val="24"/>
        </w:rPr>
        <w:t xml:space="preserve"> </w:t>
      </w:r>
      <w:r>
        <w:rPr>
          <w:i/>
          <w:spacing w:val="-2"/>
          <w:sz w:val="24"/>
        </w:rPr>
        <w:t>bootstrapping</w:t>
      </w:r>
    </w:p>
    <w:p w14:paraId="7986B63C" w14:textId="77777777" w:rsidR="006E506B" w:rsidRDefault="00226618">
      <w:pPr>
        <w:pStyle w:val="BodyText"/>
        <w:spacing w:before="182" w:line="259" w:lineRule="auto"/>
        <w:ind w:left="100" w:right="111"/>
      </w:pPr>
      <w:r>
        <w:t>The current method we employ, when using gliders, to calculate the biomass density, and estimate the total biomass of the survey area, does not consider the relative over sampling that can occur as the</w:t>
      </w:r>
      <w:r>
        <w:rPr>
          <w:spacing w:val="-2"/>
        </w:rPr>
        <w:t xml:space="preserve"> </w:t>
      </w:r>
      <w:r>
        <w:t>gliders</w:t>
      </w:r>
      <w:r>
        <w:rPr>
          <w:spacing w:val="-4"/>
        </w:rPr>
        <w:t xml:space="preserve"> </w:t>
      </w:r>
      <w:r>
        <w:t>move</w:t>
      </w:r>
      <w:r>
        <w:rPr>
          <w:spacing w:val="-2"/>
        </w:rPr>
        <w:t xml:space="preserve"> </w:t>
      </w:r>
      <w:r>
        <w:t>though</w:t>
      </w:r>
      <w:r>
        <w:rPr>
          <w:spacing w:val="-3"/>
        </w:rPr>
        <w:t xml:space="preserve"> </w:t>
      </w:r>
      <w:r>
        <w:t>areas</w:t>
      </w:r>
      <w:r>
        <w:rPr>
          <w:spacing w:val="-4"/>
        </w:rPr>
        <w:t xml:space="preserve"> </w:t>
      </w:r>
      <w:r>
        <w:t>with</w:t>
      </w:r>
      <w:r>
        <w:rPr>
          <w:spacing w:val="-3"/>
        </w:rPr>
        <w:t xml:space="preserve"> </w:t>
      </w:r>
      <w:r>
        <w:t>large</w:t>
      </w:r>
      <w:r>
        <w:rPr>
          <w:spacing w:val="-2"/>
        </w:rPr>
        <w:t xml:space="preserve"> </w:t>
      </w:r>
      <w:r>
        <w:t>tidal</w:t>
      </w:r>
      <w:r>
        <w:rPr>
          <w:spacing w:val="-2"/>
        </w:rPr>
        <w:t xml:space="preserve"> </w:t>
      </w:r>
      <w:r>
        <w:t>movements</w:t>
      </w:r>
      <w:r>
        <w:rPr>
          <w:spacing w:val="-4"/>
        </w:rPr>
        <w:t xml:space="preserve"> </w:t>
      </w:r>
      <w:r>
        <w:t>or</w:t>
      </w:r>
      <w:r>
        <w:rPr>
          <w:spacing w:val="-3"/>
        </w:rPr>
        <w:t xml:space="preserve"> </w:t>
      </w:r>
      <w:r>
        <w:t>areas</w:t>
      </w:r>
      <w:r>
        <w:rPr>
          <w:spacing w:val="-4"/>
        </w:rPr>
        <w:t xml:space="preserve"> </w:t>
      </w:r>
      <w:r>
        <w:t>of</w:t>
      </w:r>
      <w:r>
        <w:rPr>
          <w:spacing w:val="-3"/>
        </w:rPr>
        <w:t xml:space="preserve"> </w:t>
      </w:r>
      <w:r>
        <w:t>considerable</w:t>
      </w:r>
      <w:r>
        <w:rPr>
          <w:spacing w:val="-1"/>
        </w:rPr>
        <w:t xml:space="preserve"> </w:t>
      </w:r>
      <w:r>
        <w:t>shear.</w:t>
      </w:r>
      <w:r>
        <w:rPr>
          <w:spacing w:val="-2"/>
        </w:rPr>
        <w:t xml:space="preserve"> </w:t>
      </w:r>
      <w:r>
        <w:t>These</w:t>
      </w:r>
      <w:r>
        <w:rPr>
          <w:spacing w:val="-2"/>
        </w:rPr>
        <w:t xml:space="preserve"> </w:t>
      </w:r>
      <w:r>
        <w:t>areas then get oversampled relative to the goal of getting a representative sample of biomass density, and attempting to</w:t>
      </w:r>
      <w:r>
        <w:rPr>
          <w:spacing w:val="-1"/>
        </w:rPr>
        <w:t xml:space="preserve"> </w:t>
      </w:r>
      <w:r>
        <w:t>keep</w:t>
      </w:r>
      <w:r>
        <w:rPr>
          <w:spacing w:val="-1"/>
        </w:rPr>
        <w:t xml:space="preserve"> </w:t>
      </w:r>
      <w:r>
        <w:t>the transects</w:t>
      </w:r>
      <w:r>
        <w:rPr>
          <w:spacing w:val="-2"/>
        </w:rPr>
        <w:t xml:space="preserve"> </w:t>
      </w:r>
      <w:r>
        <w:t>as</w:t>
      </w:r>
      <w:r>
        <w:rPr>
          <w:spacing w:val="-2"/>
        </w:rPr>
        <w:t xml:space="preserve"> </w:t>
      </w:r>
      <w:r>
        <w:t>linear</w:t>
      </w:r>
      <w:r>
        <w:rPr>
          <w:spacing w:val="-1"/>
        </w:rPr>
        <w:t xml:space="preserve"> </w:t>
      </w:r>
      <w:r>
        <w:t>as</w:t>
      </w:r>
      <w:r>
        <w:rPr>
          <w:spacing w:val="-1"/>
        </w:rPr>
        <w:t xml:space="preserve"> </w:t>
      </w:r>
      <w:r>
        <w:t>possible. Thus, we have not presented error</w:t>
      </w:r>
      <w:r>
        <w:rPr>
          <w:spacing w:val="-2"/>
        </w:rPr>
        <w:t xml:space="preserve"> </w:t>
      </w:r>
      <w:r>
        <w:t>estimates</w:t>
      </w:r>
      <w:r>
        <w:rPr>
          <w:spacing w:val="-1"/>
        </w:rPr>
        <w:t xml:space="preserve"> </w:t>
      </w:r>
      <w:r>
        <w:t>or</w:t>
      </w:r>
    </w:p>
    <w:p w14:paraId="400A14BB" w14:textId="77777777" w:rsidR="006E506B" w:rsidRDefault="006E506B">
      <w:pPr>
        <w:spacing w:line="259" w:lineRule="auto"/>
        <w:sectPr w:rsidR="006E506B">
          <w:pgSz w:w="12240" w:h="15840"/>
          <w:pgMar w:top="1360" w:right="1320" w:bottom="280" w:left="1340" w:header="720" w:footer="720" w:gutter="0"/>
          <w:cols w:space="720"/>
        </w:sectPr>
      </w:pPr>
    </w:p>
    <w:p w14:paraId="5DCA2A5D" w14:textId="77777777" w:rsidR="006E506B" w:rsidRDefault="00226618">
      <w:pPr>
        <w:pStyle w:val="BodyText"/>
        <w:spacing w:before="80" w:line="259" w:lineRule="auto"/>
        <w:ind w:left="100" w:right="189"/>
      </w:pPr>
      <w:r>
        <w:lastRenderedPageBreak/>
        <w:t>the biomass densities in the past (Reiss et al, 2021). To address this issue, we employed a two-fold strategy to</w:t>
      </w:r>
      <w:r>
        <w:rPr>
          <w:spacing w:val="-1"/>
        </w:rPr>
        <w:t xml:space="preserve"> </w:t>
      </w:r>
      <w:r>
        <w:t>try and address</w:t>
      </w:r>
      <w:r>
        <w:rPr>
          <w:spacing w:val="-2"/>
        </w:rPr>
        <w:t xml:space="preserve"> </w:t>
      </w:r>
      <w:r>
        <w:t>this</w:t>
      </w:r>
      <w:r>
        <w:rPr>
          <w:spacing w:val="-2"/>
        </w:rPr>
        <w:t xml:space="preserve"> </w:t>
      </w:r>
      <w:r>
        <w:t>over</w:t>
      </w:r>
      <w:r>
        <w:rPr>
          <w:spacing w:val="-1"/>
        </w:rPr>
        <w:t xml:space="preserve"> </w:t>
      </w:r>
      <w:r>
        <w:t>sampling. We developed</w:t>
      </w:r>
      <w:r>
        <w:rPr>
          <w:spacing w:val="-2"/>
        </w:rPr>
        <w:t xml:space="preserve"> </w:t>
      </w:r>
      <w:r>
        <w:t>a grid (Figure 2)</w:t>
      </w:r>
      <w:r>
        <w:rPr>
          <w:spacing w:val="-1"/>
        </w:rPr>
        <w:t xml:space="preserve"> </w:t>
      </w:r>
      <w:r>
        <w:t>across</w:t>
      </w:r>
      <w:r>
        <w:rPr>
          <w:spacing w:val="-2"/>
        </w:rPr>
        <w:t xml:space="preserve"> </w:t>
      </w:r>
      <w:r>
        <w:t>the entirety of the peninsula region that is fine enough (0.1° by 0.1°) to represent about 17 nmi per grid cell. We than allocated the glider dives to these cells and averaged all data within a grid. This reduced the number of data points of each glider by more than half from 321 (AMLR03) and 323 (AMLR04) profiles</w:t>
      </w:r>
      <w:r>
        <w:rPr>
          <w:spacing w:val="-4"/>
        </w:rPr>
        <w:t xml:space="preserve"> </w:t>
      </w:r>
      <w:r>
        <w:t>in</w:t>
      </w:r>
      <w:r>
        <w:rPr>
          <w:spacing w:val="-3"/>
        </w:rPr>
        <w:t xml:space="preserve"> </w:t>
      </w:r>
      <w:r>
        <w:t>the</w:t>
      </w:r>
      <w:r>
        <w:rPr>
          <w:spacing w:val="-2"/>
        </w:rPr>
        <w:t xml:space="preserve"> </w:t>
      </w:r>
      <w:r>
        <w:t>un-gridded</w:t>
      </w:r>
      <w:r>
        <w:rPr>
          <w:spacing w:val="-2"/>
        </w:rPr>
        <w:t xml:space="preserve"> </w:t>
      </w:r>
      <w:r>
        <w:t>data</w:t>
      </w:r>
      <w:r>
        <w:rPr>
          <w:spacing w:val="-3"/>
        </w:rPr>
        <w:t xml:space="preserve"> </w:t>
      </w:r>
      <w:r>
        <w:t>to</w:t>
      </w:r>
      <w:r>
        <w:rPr>
          <w:spacing w:val="-2"/>
        </w:rPr>
        <w:t xml:space="preserve"> </w:t>
      </w:r>
      <w:r>
        <w:t>115</w:t>
      </w:r>
      <w:r>
        <w:rPr>
          <w:spacing w:val="-2"/>
        </w:rPr>
        <w:t xml:space="preserve"> </w:t>
      </w:r>
      <w:r>
        <w:t>(AMLR03)</w:t>
      </w:r>
      <w:r>
        <w:rPr>
          <w:spacing w:val="-2"/>
        </w:rPr>
        <w:t xml:space="preserve"> </w:t>
      </w:r>
      <w:r>
        <w:t>and</w:t>
      </w:r>
      <w:r>
        <w:rPr>
          <w:spacing w:val="-2"/>
        </w:rPr>
        <w:t xml:space="preserve"> </w:t>
      </w:r>
      <w:r>
        <w:t>117</w:t>
      </w:r>
      <w:r>
        <w:rPr>
          <w:spacing w:val="-2"/>
        </w:rPr>
        <w:t xml:space="preserve"> </w:t>
      </w:r>
      <w:r>
        <w:t>(AMLR04)</w:t>
      </w:r>
      <w:r>
        <w:rPr>
          <w:spacing w:val="-1"/>
        </w:rPr>
        <w:t xml:space="preserve"> </w:t>
      </w:r>
      <w:r>
        <w:t>in</w:t>
      </w:r>
      <w:r>
        <w:rPr>
          <w:spacing w:val="-3"/>
        </w:rPr>
        <w:t xml:space="preserve"> </w:t>
      </w:r>
      <w:r>
        <w:t>the</w:t>
      </w:r>
      <w:r>
        <w:rPr>
          <w:spacing w:val="-2"/>
        </w:rPr>
        <w:t xml:space="preserve"> </w:t>
      </w:r>
      <w:r>
        <w:t>gridded</w:t>
      </w:r>
      <w:r>
        <w:rPr>
          <w:spacing w:val="-2"/>
        </w:rPr>
        <w:t xml:space="preserve"> </w:t>
      </w:r>
      <w:r>
        <w:t>data.</w:t>
      </w:r>
      <w:r>
        <w:rPr>
          <w:spacing w:val="-3"/>
        </w:rPr>
        <w:t xml:space="preserve"> </w:t>
      </w:r>
      <w:r>
        <w:t>Each</w:t>
      </w:r>
      <w:r>
        <w:rPr>
          <w:spacing w:val="-3"/>
        </w:rPr>
        <w:t xml:space="preserve"> </w:t>
      </w:r>
      <w:r>
        <w:t>grid cell with data resulted in grid cells had from 1 to 9 profiles in a cell with an average of 2.7 profiles per grid cell or AMLR04 while AMLR03 had 1 to 13 profiles per grid cell with just three grid cells having more than 10 profiles in them.</w:t>
      </w:r>
    </w:p>
    <w:p w14:paraId="2FC82939" w14:textId="77777777" w:rsidR="006E506B" w:rsidRDefault="00226618">
      <w:pPr>
        <w:pStyle w:val="BodyText"/>
        <w:spacing w:before="157" w:line="259" w:lineRule="auto"/>
        <w:ind w:left="100" w:right="189"/>
      </w:pPr>
      <w:r>
        <w:t>After generating this gridded data set, we accounted for any grid to grid autocorrelation by bootstrapping</w:t>
      </w:r>
      <w:r>
        <w:rPr>
          <w:spacing w:val="-1"/>
        </w:rPr>
        <w:t xml:space="preserve"> </w:t>
      </w:r>
      <w:r>
        <w:t>to</w:t>
      </w:r>
      <w:r>
        <w:rPr>
          <w:spacing w:val="-2"/>
        </w:rPr>
        <w:t xml:space="preserve"> </w:t>
      </w:r>
      <w:r>
        <w:t>1000</w:t>
      </w:r>
      <w:r>
        <w:rPr>
          <w:spacing w:val="-1"/>
        </w:rPr>
        <w:t xml:space="preserve"> </w:t>
      </w:r>
      <w:r>
        <w:t>estimates</w:t>
      </w:r>
      <w:r>
        <w:rPr>
          <w:spacing w:val="-3"/>
        </w:rPr>
        <w:t xml:space="preserve"> </w:t>
      </w:r>
      <w:r>
        <w:t>of</w:t>
      </w:r>
      <w:r>
        <w:rPr>
          <w:spacing w:val="-1"/>
        </w:rPr>
        <w:t xml:space="preserve"> </w:t>
      </w:r>
      <w:r>
        <w:t>the</w:t>
      </w:r>
      <w:r>
        <w:rPr>
          <w:spacing w:val="-1"/>
        </w:rPr>
        <w:t xml:space="preserve"> </w:t>
      </w:r>
      <w:r>
        <w:t>mean</w:t>
      </w:r>
      <w:r>
        <w:rPr>
          <w:spacing w:val="-2"/>
        </w:rPr>
        <w:t xml:space="preserve"> </w:t>
      </w:r>
      <w:r>
        <w:t>biomass</w:t>
      </w:r>
      <w:r>
        <w:rPr>
          <w:spacing w:val="-3"/>
        </w:rPr>
        <w:t xml:space="preserve"> </w:t>
      </w:r>
      <w:r>
        <w:t>density,</w:t>
      </w:r>
      <w:r>
        <w:rPr>
          <w:spacing w:val="-1"/>
        </w:rPr>
        <w:t xml:space="preserve"> </w:t>
      </w:r>
      <w:r>
        <w:t>and</w:t>
      </w:r>
      <w:r>
        <w:rPr>
          <w:spacing w:val="-1"/>
        </w:rPr>
        <w:t xml:space="preserve"> </w:t>
      </w:r>
      <w:r>
        <w:t>then</w:t>
      </w:r>
      <w:r>
        <w:rPr>
          <w:spacing w:val="-1"/>
        </w:rPr>
        <w:t xml:space="preserve"> </w:t>
      </w:r>
      <w:r>
        <w:t>calculating</w:t>
      </w:r>
      <w:r>
        <w:rPr>
          <w:spacing w:val="-1"/>
        </w:rPr>
        <w:t xml:space="preserve"> </w:t>
      </w:r>
      <w:r>
        <w:t>a</w:t>
      </w:r>
      <w:r>
        <w:rPr>
          <w:spacing w:val="-1"/>
        </w:rPr>
        <w:t xml:space="preserve"> </w:t>
      </w:r>
      <w:r>
        <w:t>grand</w:t>
      </w:r>
      <w:r>
        <w:rPr>
          <w:spacing w:val="-1"/>
        </w:rPr>
        <w:t xml:space="preserve"> </w:t>
      </w:r>
      <w:r>
        <w:t>mean</w:t>
      </w:r>
      <w:r>
        <w:rPr>
          <w:spacing w:val="-2"/>
        </w:rPr>
        <w:t xml:space="preserve"> </w:t>
      </w:r>
      <w:r>
        <w:t>of those 1000 estimates. We used a bootstrapping method to calculate 95% confidence limits around each of the means. Estimates of bootstrapped mean biomass density of each glider was similar to that using the full data set (Table 5).</w:t>
      </w:r>
      <w:r>
        <w:rPr>
          <w:spacing w:val="40"/>
        </w:rPr>
        <w:t xml:space="preserve"> </w:t>
      </w:r>
      <w:r>
        <w:t>For example, using the full echo energy data set the mean biomass</w:t>
      </w:r>
      <w:r>
        <w:rPr>
          <w:spacing w:val="-4"/>
        </w:rPr>
        <w:t xml:space="preserve"> </w:t>
      </w:r>
      <w:r>
        <w:t>of</w:t>
      </w:r>
      <w:r>
        <w:rPr>
          <w:spacing w:val="-3"/>
        </w:rPr>
        <w:t xml:space="preserve"> </w:t>
      </w:r>
      <w:r>
        <w:t>krill</w:t>
      </w:r>
      <w:r>
        <w:rPr>
          <w:spacing w:val="-2"/>
        </w:rPr>
        <w:t xml:space="preserve"> </w:t>
      </w:r>
      <w:r>
        <w:t>at</w:t>
      </w:r>
      <w:r>
        <w:rPr>
          <w:spacing w:val="-2"/>
        </w:rPr>
        <w:t xml:space="preserve"> </w:t>
      </w:r>
      <w:r>
        <w:t>120</w:t>
      </w:r>
      <w:r>
        <w:rPr>
          <w:spacing w:val="-2"/>
        </w:rPr>
        <w:t xml:space="preserve"> </w:t>
      </w:r>
      <w:r>
        <w:t>kHz</w:t>
      </w:r>
      <w:r>
        <w:rPr>
          <w:spacing w:val="-3"/>
        </w:rPr>
        <w:t xml:space="preserve"> </w:t>
      </w:r>
      <w:r>
        <w:t>the</w:t>
      </w:r>
      <w:r>
        <w:rPr>
          <w:spacing w:val="-2"/>
        </w:rPr>
        <w:t xml:space="preserve"> </w:t>
      </w:r>
      <w:r>
        <w:t>biomass</w:t>
      </w:r>
      <w:r>
        <w:rPr>
          <w:spacing w:val="-4"/>
        </w:rPr>
        <w:t xml:space="preserve"> </w:t>
      </w:r>
      <w:r>
        <w:t>density</w:t>
      </w:r>
      <w:r>
        <w:rPr>
          <w:spacing w:val="-2"/>
        </w:rPr>
        <w:t xml:space="preserve"> </w:t>
      </w:r>
      <w:r>
        <w:t>was</w:t>
      </w:r>
      <w:r>
        <w:rPr>
          <w:spacing w:val="-4"/>
        </w:rPr>
        <w:t xml:space="preserve"> </w:t>
      </w:r>
      <w:r>
        <w:t>within</w:t>
      </w:r>
      <w:r>
        <w:rPr>
          <w:spacing w:val="-1"/>
        </w:rPr>
        <w:t xml:space="preserve"> </w:t>
      </w:r>
      <w:r>
        <w:t>7</w:t>
      </w:r>
      <w:r>
        <w:rPr>
          <w:spacing w:val="-2"/>
        </w:rPr>
        <w:t xml:space="preserve"> </w:t>
      </w:r>
      <w:r>
        <w:t>percent</w:t>
      </w:r>
      <w:r>
        <w:rPr>
          <w:spacing w:val="-2"/>
        </w:rPr>
        <w:t xml:space="preserve"> </w:t>
      </w:r>
      <w:r>
        <w:t>of</w:t>
      </w:r>
      <w:r>
        <w:rPr>
          <w:spacing w:val="-3"/>
        </w:rPr>
        <w:t xml:space="preserve"> </w:t>
      </w:r>
      <w:r>
        <w:t>the</w:t>
      </w:r>
      <w:r>
        <w:rPr>
          <w:spacing w:val="-2"/>
        </w:rPr>
        <w:t xml:space="preserve"> </w:t>
      </w:r>
      <w:r>
        <w:t>gridded</w:t>
      </w:r>
      <w:r>
        <w:rPr>
          <w:spacing w:val="-2"/>
        </w:rPr>
        <w:t xml:space="preserve"> </w:t>
      </w:r>
      <w:r>
        <w:t>means</w:t>
      </w:r>
      <w:r>
        <w:rPr>
          <w:spacing w:val="-4"/>
        </w:rPr>
        <w:t xml:space="preserve"> </w:t>
      </w:r>
      <w:r>
        <w:t>for</w:t>
      </w:r>
      <w:r>
        <w:rPr>
          <w:spacing w:val="-3"/>
        </w:rPr>
        <w:t xml:space="preserve"> </w:t>
      </w:r>
      <w:r>
        <w:t>both AMLR03 and AMLR04. In the future, we can refine the grid by estimating the spatial autocorrelation scales, using historical environmental and acoustic data collected during previous ship surveys. This may allow us to refine the grid size to better reflect the inherent scales of patchiness in this area.</w:t>
      </w:r>
    </w:p>
    <w:p w14:paraId="2CE237B7" w14:textId="77777777" w:rsidR="006E506B" w:rsidRDefault="00226618">
      <w:pPr>
        <w:spacing w:before="159"/>
        <w:ind w:left="100"/>
        <w:rPr>
          <w:i/>
          <w:sz w:val="24"/>
        </w:rPr>
      </w:pPr>
      <w:r>
        <w:rPr>
          <w:i/>
          <w:sz w:val="24"/>
        </w:rPr>
        <w:t>Total</w:t>
      </w:r>
      <w:r>
        <w:rPr>
          <w:i/>
          <w:spacing w:val="-3"/>
          <w:sz w:val="24"/>
        </w:rPr>
        <w:t xml:space="preserve"> </w:t>
      </w:r>
      <w:r>
        <w:rPr>
          <w:i/>
          <w:sz w:val="24"/>
        </w:rPr>
        <w:t>biomass</w:t>
      </w:r>
      <w:r>
        <w:rPr>
          <w:i/>
          <w:spacing w:val="-2"/>
          <w:sz w:val="24"/>
        </w:rPr>
        <w:t xml:space="preserve"> estimates</w:t>
      </w:r>
    </w:p>
    <w:p w14:paraId="7D80304F" w14:textId="77777777" w:rsidR="006E506B" w:rsidRDefault="00226618">
      <w:pPr>
        <w:pStyle w:val="BodyText"/>
        <w:spacing w:before="181" w:line="259" w:lineRule="auto"/>
        <w:ind w:left="100" w:right="153"/>
      </w:pPr>
      <w:r>
        <w:t xml:space="preserve">The various estimates of krill biomass in the Bransfield Strait are presented in Tables 3, 4, and 5. AMLR03 seemed to have the best calibration and so we focus on those estimates here. Calculated total biomass for the Bransfield Strait, ranged from 93.64 to 151.29 </w:t>
      </w:r>
      <w:r>
        <w:rPr>
          <w:color w:val="212121"/>
        </w:rPr>
        <w:t>g m</w:t>
      </w:r>
      <w:r>
        <w:rPr>
          <w:color w:val="212121"/>
          <w:vertAlign w:val="superscript"/>
        </w:rPr>
        <w:t>-2</w:t>
      </w:r>
      <w:r>
        <w:rPr>
          <w:color w:val="212121"/>
        </w:rPr>
        <w:t xml:space="preserve"> </w:t>
      </w:r>
      <w:r>
        <w:t>at 70 kHz and 120 kHz using</w:t>
      </w:r>
      <w:r>
        <w:rPr>
          <w:spacing w:val="-4"/>
        </w:rPr>
        <w:t xml:space="preserve"> </w:t>
      </w:r>
      <w:r>
        <w:t>the</w:t>
      </w:r>
      <w:r>
        <w:rPr>
          <w:spacing w:val="-3"/>
        </w:rPr>
        <w:t xml:space="preserve"> </w:t>
      </w:r>
      <w:r>
        <w:t>full</w:t>
      </w:r>
      <w:r>
        <w:rPr>
          <w:spacing w:val="-3"/>
        </w:rPr>
        <w:t xml:space="preserve"> </w:t>
      </w:r>
      <w:r>
        <w:t>echo</w:t>
      </w:r>
      <w:r>
        <w:rPr>
          <w:spacing w:val="-4"/>
        </w:rPr>
        <w:t xml:space="preserve"> </w:t>
      </w:r>
      <w:r>
        <w:t>energy</w:t>
      </w:r>
      <w:r>
        <w:rPr>
          <w:spacing w:val="-4"/>
        </w:rPr>
        <w:t xml:space="preserve"> </w:t>
      </w:r>
      <w:r>
        <w:t>integration</w:t>
      </w:r>
      <w:r>
        <w:rPr>
          <w:spacing w:val="-4"/>
        </w:rPr>
        <w:t xml:space="preserve"> </w:t>
      </w:r>
      <w:r>
        <w:t>approach,</w:t>
      </w:r>
      <w:r>
        <w:rPr>
          <w:spacing w:val="-3"/>
        </w:rPr>
        <w:t xml:space="preserve"> </w:t>
      </w:r>
      <w:r>
        <w:t>from</w:t>
      </w:r>
      <w:r>
        <w:rPr>
          <w:spacing w:val="-4"/>
        </w:rPr>
        <w:t xml:space="preserve"> </w:t>
      </w:r>
      <w:r>
        <w:t>83.48</w:t>
      </w:r>
      <w:r>
        <w:rPr>
          <w:spacing w:val="-3"/>
        </w:rPr>
        <w:t xml:space="preserve"> </w:t>
      </w:r>
      <w:r>
        <w:t>to</w:t>
      </w:r>
      <w:r>
        <w:rPr>
          <w:spacing w:val="-4"/>
        </w:rPr>
        <w:t xml:space="preserve"> </w:t>
      </w:r>
      <w:r>
        <w:t>137.53</w:t>
      </w:r>
      <w:r>
        <w:rPr>
          <w:spacing w:val="-3"/>
        </w:rPr>
        <w:t xml:space="preserve"> </w:t>
      </w:r>
      <w:r>
        <w:rPr>
          <w:color w:val="212121"/>
        </w:rPr>
        <w:t>g</w:t>
      </w:r>
      <w:r>
        <w:rPr>
          <w:color w:val="212121"/>
          <w:spacing w:val="-3"/>
        </w:rPr>
        <w:t xml:space="preserve"> </w:t>
      </w:r>
      <w:r>
        <w:rPr>
          <w:color w:val="212121"/>
        </w:rPr>
        <w:t>m</w:t>
      </w:r>
      <w:r>
        <w:rPr>
          <w:color w:val="212121"/>
          <w:vertAlign w:val="superscript"/>
        </w:rPr>
        <w:t>-2</w:t>
      </w:r>
      <w:r>
        <w:rPr>
          <w:color w:val="212121"/>
          <w:spacing w:val="-25"/>
        </w:rPr>
        <w:t xml:space="preserve"> </w:t>
      </w:r>
      <w:r>
        <w:t>at</w:t>
      </w:r>
      <w:r>
        <w:rPr>
          <w:spacing w:val="-6"/>
        </w:rPr>
        <w:t xml:space="preserve"> </w:t>
      </w:r>
      <w:r>
        <w:t>70</w:t>
      </w:r>
      <w:r>
        <w:rPr>
          <w:spacing w:val="-3"/>
        </w:rPr>
        <w:t xml:space="preserve"> </w:t>
      </w:r>
      <w:r>
        <w:t>kHz</w:t>
      </w:r>
      <w:r>
        <w:rPr>
          <w:spacing w:val="-4"/>
        </w:rPr>
        <w:t xml:space="preserve"> </w:t>
      </w:r>
      <w:r>
        <w:t>and</w:t>
      </w:r>
      <w:r>
        <w:rPr>
          <w:spacing w:val="-2"/>
        </w:rPr>
        <w:t xml:space="preserve"> </w:t>
      </w:r>
      <w:r>
        <w:t>120</w:t>
      </w:r>
      <w:r>
        <w:rPr>
          <w:spacing w:val="-3"/>
        </w:rPr>
        <w:t xml:space="preserve"> </w:t>
      </w:r>
      <w:r>
        <w:t xml:space="preserve">kHz using the schools approach, and from 101.77 to 161.95 </w:t>
      </w:r>
      <w:r>
        <w:rPr>
          <w:color w:val="212121"/>
        </w:rPr>
        <w:t>g m</w:t>
      </w:r>
      <w:r>
        <w:rPr>
          <w:color w:val="212121"/>
          <w:vertAlign w:val="superscript"/>
        </w:rPr>
        <w:t>-2</w:t>
      </w:r>
      <w:r>
        <w:rPr>
          <w:color w:val="212121"/>
          <w:spacing w:val="-21"/>
        </w:rPr>
        <w:t xml:space="preserve"> </w:t>
      </w:r>
      <w:r>
        <w:t>at 70 kHz and 120 kHz using the bootstrap</w:t>
      </w:r>
      <w:r>
        <w:rPr>
          <w:spacing w:val="-1"/>
        </w:rPr>
        <w:t xml:space="preserve"> </w:t>
      </w:r>
      <w:r>
        <w:t>approach. The difference between</w:t>
      </w:r>
      <w:r>
        <w:rPr>
          <w:spacing w:val="-1"/>
        </w:rPr>
        <w:t xml:space="preserve"> </w:t>
      </w:r>
      <w:r>
        <w:t>the two</w:t>
      </w:r>
      <w:r>
        <w:rPr>
          <w:spacing w:val="-1"/>
        </w:rPr>
        <w:t xml:space="preserve"> </w:t>
      </w:r>
      <w:r>
        <w:t>approaches is</w:t>
      </w:r>
      <w:r>
        <w:rPr>
          <w:spacing w:val="-2"/>
        </w:rPr>
        <w:t xml:space="preserve"> </w:t>
      </w:r>
      <w:r>
        <w:t>about 10 g m-2 (5 to</w:t>
      </w:r>
      <w:r>
        <w:rPr>
          <w:spacing w:val="-1"/>
        </w:rPr>
        <w:t xml:space="preserve"> </w:t>
      </w:r>
      <w:r>
        <w:t>10%) and suggests that most of the acoustic returns at these frequencies is krill like.</w:t>
      </w:r>
    </w:p>
    <w:p w14:paraId="39CA35D2" w14:textId="77777777" w:rsidR="006E506B" w:rsidRDefault="00226618">
      <w:pPr>
        <w:pStyle w:val="Heading1"/>
        <w:spacing w:before="161"/>
      </w:pPr>
      <w:r>
        <w:rPr>
          <w:spacing w:val="-2"/>
        </w:rPr>
        <w:t>Discussion</w:t>
      </w:r>
    </w:p>
    <w:p w14:paraId="1D7F7B27" w14:textId="77777777" w:rsidR="006E506B" w:rsidRDefault="00226618">
      <w:pPr>
        <w:pStyle w:val="BodyText"/>
        <w:spacing w:before="181" w:line="259" w:lineRule="auto"/>
        <w:ind w:left="100" w:right="210"/>
      </w:pPr>
      <w:r>
        <w:t>We have previously demonstrated that underwater gliders are capable of producing defensible estimates of the biomass of Antarctic krill in Antarctic waters (Reiss et al. 2021). We have also shown</w:t>
      </w:r>
      <w:r>
        <w:rPr>
          <w:spacing w:val="-3"/>
        </w:rPr>
        <w:t xml:space="preserve"> </w:t>
      </w:r>
      <w:r>
        <w:t>using</w:t>
      </w:r>
      <w:r>
        <w:rPr>
          <w:spacing w:val="-2"/>
        </w:rPr>
        <w:t xml:space="preserve"> </w:t>
      </w:r>
      <w:r>
        <w:t>simulation</w:t>
      </w:r>
      <w:r>
        <w:rPr>
          <w:spacing w:val="-3"/>
        </w:rPr>
        <w:t xml:space="preserve"> </w:t>
      </w:r>
      <w:r>
        <w:t>that</w:t>
      </w:r>
      <w:r>
        <w:rPr>
          <w:spacing w:val="-2"/>
        </w:rPr>
        <w:t xml:space="preserve"> </w:t>
      </w:r>
      <w:r>
        <w:t>the</w:t>
      </w:r>
      <w:r>
        <w:rPr>
          <w:spacing w:val="-2"/>
        </w:rPr>
        <w:t xml:space="preserve"> </w:t>
      </w:r>
      <w:r>
        <w:t>sawtooth</w:t>
      </w:r>
      <w:r>
        <w:rPr>
          <w:spacing w:val="-3"/>
        </w:rPr>
        <w:t xml:space="preserve"> </w:t>
      </w:r>
      <w:r>
        <w:t>pattern</w:t>
      </w:r>
      <w:r>
        <w:rPr>
          <w:spacing w:val="-3"/>
        </w:rPr>
        <w:t xml:space="preserve"> </w:t>
      </w:r>
      <w:r>
        <w:t>of</w:t>
      </w:r>
      <w:r>
        <w:rPr>
          <w:spacing w:val="-3"/>
        </w:rPr>
        <w:t xml:space="preserve"> </w:t>
      </w:r>
      <w:r>
        <w:t>glider</w:t>
      </w:r>
      <w:r>
        <w:rPr>
          <w:spacing w:val="-3"/>
        </w:rPr>
        <w:t xml:space="preserve"> </w:t>
      </w:r>
      <w:r>
        <w:t>movement</w:t>
      </w:r>
      <w:r>
        <w:rPr>
          <w:spacing w:val="-2"/>
        </w:rPr>
        <w:t xml:space="preserve"> </w:t>
      </w:r>
      <w:r>
        <w:t>through</w:t>
      </w:r>
      <w:r>
        <w:rPr>
          <w:spacing w:val="-3"/>
        </w:rPr>
        <w:t xml:space="preserve"> </w:t>
      </w:r>
      <w:r>
        <w:t>the</w:t>
      </w:r>
      <w:r>
        <w:rPr>
          <w:spacing w:val="-2"/>
        </w:rPr>
        <w:t xml:space="preserve"> </w:t>
      </w:r>
      <w:r>
        <w:t>water</w:t>
      </w:r>
      <w:r>
        <w:rPr>
          <w:spacing w:val="-3"/>
        </w:rPr>
        <w:t xml:space="preserve"> </w:t>
      </w:r>
      <w:r>
        <w:t>column</w:t>
      </w:r>
      <w:r>
        <w:rPr>
          <w:spacing w:val="-3"/>
        </w:rPr>
        <w:t xml:space="preserve"> </w:t>
      </w:r>
      <w:r>
        <w:t>is robust, and provides similar estimates to ships (Kinzey et al. 2022). Here we have shown that the statistical distribution properties between two gliders flying the same survey pattern is also robust. Finally, we have</w:t>
      </w:r>
      <w:r>
        <w:rPr>
          <w:spacing w:val="-1"/>
        </w:rPr>
        <w:t xml:space="preserve"> </w:t>
      </w:r>
      <w:r>
        <w:t>also demonstrated the use of a new compact single beam wide-band echosounder (Nortek</w:t>
      </w:r>
      <w:r>
        <w:rPr>
          <w:spacing w:val="-1"/>
        </w:rPr>
        <w:t xml:space="preserve"> </w:t>
      </w:r>
      <w:r>
        <w:t>Signature 100</w:t>
      </w:r>
      <w:r>
        <w:rPr>
          <w:spacing w:val="-1"/>
        </w:rPr>
        <w:t xml:space="preserve"> </w:t>
      </w:r>
      <w:r>
        <w:t>compact</w:t>
      </w:r>
      <w:r>
        <w:rPr>
          <w:spacing w:val="-1"/>
        </w:rPr>
        <w:t xml:space="preserve"> </w:t>
      </w:r>
      <w:r>
        <w:t>echosounder)</w:t>
      </w:r>
      <w:r>
        <w:rPr>
          <w:spacing w:val="-2"/>
        </w:rPr>
        <w:t xml:space="preserve"> </w:t>
      </w:r>
      <w:r>
        <w:t>derived</w:t>
      </w:r>
      <w:r>
        <w:rPr>
          <w:spacing w:val="-1"/>
        </w:rPr>
        <w:t xml:space="preserve"> </w:t>
      </w:r>
      <w:r>
        <w:t>from</w:t>
      </w:r>
      <w:r>
        <w:rPr>
          <w:spacing w:val="-1"/>
        </w:rPr>
        <w:t xml:space="preserve"> </w:t>
      </w:r>
      <w:r>
        <w:t>a</w:t>
      </w:r>
      <w:r>
        <w:rPr>
          <w:spacing w:val="-1"/>
        </w:rPr>
        <w:t xml:space="preserve"> </w:t>
      </w:r>
      <w:r>
        <w:t>similar</w:t>
      </w:r>
      <w:r>
        <w:rPr>
          <w:spacing w:val="-2"/>
        </w:rPr>
        <w:t xml:space="preserve"> </w:t>
      </w:r>
      <w:r>
        <w:t>instrument</w:t>
      </w:r>
      <w:r>
        <w:rPr>
          <w:spacing w:val="-1"/>
        </w:rPr>
        <w:t xml:space="preserve"> </w:t>
      </w:r>
      <w:r>
        <w:t>used</w:t>
      </w:r>
      <w:r>
        <w:rPr>
          <w:spacing w:val="-1"/>
        </w:rPr>
        <w:t xml:space="preserve"> </w:t>
      </w:r>
      <w:r>
        <w:t>on</w:t>
      </w:r>
      <w:r>
        <w:rPr>
          <w:spacing w:val="-1"/>
        </w:rPr>
        <w:t xml:space="preserve"> </w:t>
      </w:r>
      <w:r>
        <w:t>moorings by the U.S. AMLR Program (Cutter et al. 2022).</w:t>
      </w:r>
    </w:p>
    <w:p w14:paraId="3EA4540B" w14:textId="77777777" w:rsidR="006E506B" w:rsidRDefault="00226618">
      <w:pPr>
        <w:pStyle w:val="BodyText"/>
        <w:spacing w:before="159" w:line="259" w:lineRule="auto"/>
        <w:ind w:left="100" w:right="153"/>
      </w:pPr>
      <w:r>
        <w:t>There is a difference between biomass estimates between the two gliders that is probably due to calibration</w:t>
      </w:r>
      <w:r>
        <w:rPr>
          <w:spacing w:val="-3"/>
        </w:rPr>
        <w:t xml:space="preserve"> </w:t>
      </w:r>
      <w:r>
        <w:t>error.</w:t>
      </w:r>
      <w:r>
        <w:rPr>
          <w:spacing w:val="-2"/>
        </w:rPr>
        <w:t xml:space="preserve"> </w:t>
      </w:r>
      <w:r>
        <w:t>This</w:t>
      </w:r>
      <w:r>
        <w:rPr>
          <w:spacing w:val="-3"/>
        </w:rPr>
        <w:t xml:space="preserve"> </w:t>
      </w:r>
      <w:r>
        <w:t>is</w:t>
      </w:r>
      <w:r>
        <w:rPr>
          <w:spacing w:val="-3"/>
        </w:rPr>
        <w:t xml:space="preserve"> </w:t>
      </w:r>
      <w:r>
        <w:t>evidenced</w:t>
      </w:r>
      <w:r>
        <w:rPr>
          <w:spacing w:val="-2"/>
        </w:rPr>
        <w:t xml:space="preserve"> </w:t>
      </w:r>
      <w:r>
        <w:t>in</w:t>
      </w:r>
      <w:r>
        <w:rPr>
          <w:spacing w:val="-3"/>
        </w:rPr>
        <w:t xml:space="preserve"> </w:t>
      </w:r>
      <w:r>
        <w:t>the</w:t>
      </w:r>
      <w:r>
        <w:rPr>
          <w:spacing w:val="-1"/>
        </w:rPr>
        <w:t xml:space="preserve"> </w:t>
      </w:r>
      <w:r>
        <w:t>fact</w:t>
      </w:r>
      <w:r>
        <w:rPr>
          <w:spacing w:val="-2"/>
        </w:rPr>
        <w:t xml:space="preserve"> </w:t>
      </w:r>
      <w:r>
        <w:t>that</w:t>
      </w:r>
      <w:r>
        <w:rPr>
          <w:spacing w:val="-5"/>
        </w:rPr>
        <w:t xml:space="preserve"> </w:t>
      </w:r>
      <w:r>
        <w:t>AMLR03</w:t>
      </w:r>
      <w:r>
        <w:rPr>
          <w:spacing w:val="-2"/>
        </w:rPr>
        <w:t xml:space="preserve"> </w:t>
      </w:r>
      <w:r>
        <w:t>detected</w:t>
      </w:r>
      <w:r>
        <w:rPr>
          <w:spacing w:val="-2"/>
        </w:rPr>
        <w:t xml:space="preserve"> </w:t>
      </w:r>
      <w:r>
        <w:t>more</w:t>
      </w:r>
      <w:r>
        <w:rPr>
          <w:spacing w:val="-2"/>
        </w:rPr>
        <w:t xml:space="preserve"> </w:t>
      </w:r>
      <w:r>
        <w:t>schools</w:t>
      </w:r>
      <w:r>
        <w:rPr>
          <w:spacing w:val="-2"/>
        </w:rPr>
        <w:t xml:space="preserve"> </w:t>
      </w:r>
      <w:r>
        <w:t>but</w:t>
      </w:r>
      <w:r>
        <w:rPr>
          <w:spacing w:val="-2"/>
        </w:rPr>
        <w:t xml:space="preserve"> </w:t>
      </w:r>
      <w:r>
        <w:t>the</w:t>
      </w:r>
      <w:r>
        <w:rPr>
          <w:spacing w:val="-2"/>
        </w:rPr>
        <w:t xml:space="preserve"> </w:t>
      </w:r>
      <w:r>
        <w:t>location of schools</w:t>
      </w:r>
      <w:r>
        <w:rPr>
          <w:spacing w:val="-1"/>
        </w:rPr>
        <w:t xml:space="preserve"> </w:t>
      </w:r>
      <w:r>
        <w:t>from both gliders</w:t>
      </w:r>
      <w:r>
        <w:rPr>
          <w:spacing w:val="-1"/>
        </w:rPr>
        <w:t xml:space="preserve"> </w:t>
      </w:r>
      <w:r>
        <w:t>is roughly the same, even though there was</w:t>
      </w:r>
      <w:r>
        <w:rPr>
          <w:spacing w:val="-1"/>
        </w:rPr>
        <w:t xml:space="preserve"> </w:t>
      </w:r>
      <w:r>
        <w:t>sometimes a day or longer between sampling the same water by the two gliders.</w:t>
      </w:r>
      <w:r>
        <w:rPr>
          <w:spacing w:val="-1"/>
        </w:rPr>
        <w:t xml:space="preserve"> </w:t>
      </w:r>
      <w:r>
        <w:t>An empirical cumulative distribution between the two gliders shows the same distribution with an offset (Figure 5), pointing towards a bad</w:t>
      </w:r>
    </w:p>
    <w:p w14:paraId="413911C6" w14:textId="77777777" w:rsidR="006E506B" w:rsidRDefault="006E506B">
      <w:pPr>
        <w:spacing w:line="259" w:lineRule="auto"/>
        <w:sectPr w:rsidR="006E506B">
          <w:pgSz w:w="12240" w:h="15840"/>
          <w:pgMar w:top="1360" w:right="1320" w:bottom="280" w:left="1340" w:header="720" w:footer="720" w:gutter="0"/>
          <w:cols w:space="720"/>
        </w:sectPr>
      </w:pPr>
    </w:p>
    <w:p w14:paraId="456BA25C" w14:textId="77777777" w:rsidR="006E506B" w:rsidRDefault="00226618">
      <w:pPr>
        <w:pStyle w:val="BodyText"/>
        <w:spacing w:before="80" w:line="259" w:lineRule="auto"/>
        <w:ind w:left="100" w:right="228"/>
      </w:pPr>
      <w:r>
        <w:lastRenderedPageBreak/>
        <w:t>calibration.</w:t>
      </w:r>
      <w:r>
        <w:rPr>
          <w:spacing w:val="-1"/>
        </w:rPr>
        <w:t xml:space="preserve"> </w:t>
      </w:r>
      <w:r>
        <w:t>When we</w:t>
      </w:r>
      <w:r>
        <w:rPr>
          <w:spacing w:val="-3"/>
        </w:rPr>
        <w:t xml:space="preserve"> </w:t>
      </w:r>
      <w:r>
        <w:t>applied</w:t>
      </w:r>
      <w:r>
        <w:rPr>
          <w:spacing w:val="-1"/>
        </w:rPr>
        <w:t xml:space="preserve"> </w:t>
      </w:r>
      <w:r>
        <w:t>the calibration</w:t>
      </w:r>
      <w:r>
        <w:rPr>
          <w:spacing w:val="-1"/>
        </w:rPr>
        <w:t xml:space="preserve"> </w:t>
      </w:r>
      <w:r>
        <w:t>from</w:t>
      </w:r>
      <w:r>
        <w:rPr>
          <w:spacing w:val="-1"/>
        </w:rPr>
        <w:t xml:space="preserve"> </w:t>
      </w:r>
      <w:r>
        <w:t>AMLR03</w:t>
      </w:r>
      <w:r>
        <w:rPr>
          <w:spacing w:val="-1"/>
        </w:rPr>
        <w:t xml:space="preserve"> </w:t>
      </w:r>
      <w:r>
        <w:t>to</w:t>
      </w:r>
      <w:r>
        <w:rPr>
          <w:spacing w:val="-2"/>
        </w:rPr>
        <w:t xml:space="preserve"> </w:t>
      </w:r>
      <w:r>
        <w:t>AMLR04,</w:t>
      </w:r>
      <w:r>
        <w:rPr>
          <w:spacing w:val="-1"/>
        </w:rPr>
        <w:t xml:space="preserve"> </w:t>
      </w:r>
      <w:r>
        <w:t>essentially changing</w:t>
      </w:r>
      <w:r>
        <w:rPr>
          <w:spacing w:val="-1"/>
        </w:rPr>
        <w:t xml:space="preserve"> </w:t>
      </w:r>
      <w:r>
        <w:t>the sensitivity of AMLR04, the biomass density estimates between the gliders decreased, and the number</w:t>
      </w:r>
      <w:r>
        <w:rPr>
          <w:spacing w:val="-4"/>
        </w:rPr>
        <w:t xml:space="preserve"> </w:t>
      </w:r>
      <w:r>
        <w:t>of</w:t>
      </w:r>
      <w:r>
        <w:rPr>
          <w:spacing w:val="-4"/>
        </w:rPr>
        <w:t xml:space="preserve"> </w:t>
      </w:r>
      <w:r>
        <w:t>schools</w:t>
      </w:r>
      <w:r>
        <w:rPr>
          <w:spacing w:val="-4"/>
        </w:rPr>
        <w:t xml:space="preserve"> </w:t>
      </w:r>
      <w:r>
        <w:t>detected</w:t>
      </w:r>
      <w:r>
        <w:rPr>
          <w:spacing w:val="-3"/>
        </w:rPr>
        <w:t xml:space="preserve"> </w:t>
      </w:r>
      <w:r>
        <w:t>by</w:t>
      </w:r>
      <w:r>
        <w:rPr>
          <w:spacing w:val="-3"/>
        </w:rPr>
        <w:t xml:space="preserve"> </w:t>
      </w:r>
      <w:r>
        <w:t>AMLR04</w:t>
      </w:r>
      <w:r>
        <w:rPr>
          <w:spacing w:val="-3"/>
        </w:rPr>
        <w:t xml:space="preserve"> </w:t>
      </w:r>
      <w:r>
        <w:t>increased.</w:t>
      </w:r>
      <w:r>
        <w:rPr>
          <w:spacing w:val="-3"/>
        </w:rPr>
        <w:t xml:space="preserve"> </w:t>
      </w:r>
      <w:r>
        <w:t>A</w:t>
      </w:r>
      <w:r>
        <w:rPr>
          <w:spacing w:val="-3"/>
        </w:rPr>
        <w:t xml:space="preserve"> </w:t>
      </w:r>
      <w:r>
        <w:t>second</w:t>
      </w:r>
      <w:r>
        <w:rPr>
          <w:spacing w:val="-3"/>
        </w:rPr>
        <w:t xml:space="preserve"> </w:t>
      </w:r>
      <w:r>
        <w:t>calibration</w:t>
      </w:r>
      <w:r>
        <w:rPr>
          <w:spacing w:val="-5"/>
        </w:rPr>
        <w:t xml:space="preserve"> </w:t>
      </w:r>
      <w:r>
        <w:t>will</w:t>
      </w:r>
      <w:r>
        <w:rPr>
          <w:spacing w:val="-4"/>
        </w:rPr>
        <w:t xml:space="preserve"> </w:t>
      </w:r>
      <w:r>
        <w:t>be</w:t>
      </w:r>
      <w:r>
        <w:rPr>
          <w:spacing w:val="-3"/>
        </w:rPr>
        <w:t xml:space="preserve"> </w:t>
      </w:r>
      <w:r>
        <w:t>performed</w:t>
      </w:r>
      <w:r>
        <w:rPr>
          <w:spacing w:val="-3"/>
        </w:rPr>
        <w:t xml:space="preserve"> </w:t>
      </w:r>
      <w:r>
        <w:t>in</w:t>
      </w:r>
      <w:r>
        <w:rPr>
          <w:spacing w:val="-4"/>
        </w:rPr>
        <w:t xml:space="preserve"> </w:t>
      </w:r>
      <w:r>
        <w:t>the near future. Further, we will need to build a much more rigorous calibration procedure to ensure that our calibration techniques minimize error.</w:t>
      </w:r>
    </w:p>
    <w:p w14:paraId="4D407D8F" w14:textId="59F947C5" w:rsidR="006E506B" w:rsidRDefault="00226618">
      <w:pPr>
        <w:pStyle w:val="BodyText"/>
        <w:spacing w:before="159" w:line="259" w:lineRule="auto"/>
        <w:ind w:left="100"/>
      </w:pPr>
      <w:r>
        <w:t>The difference in school count, associated with the poor calibration and lower sensitivity, has important</w:t>
      </w:r>
      <w:r>
        <w:rPr>
          <w:spacing w:val="-3"/>
        </w:rPr>
        <w:t xml:space="preserve"> </w:t>
      </w:r>
      <w:r>
        <w:t>ramifications</w:t>
      </w:r>
      <w:r>
        <w:rPr>
          <w:spacing w:val="-4"/>
        </w:rPr>
        <w:t xml:space="preserve"> </w:t>
      </w:r>
      <w:r>
        <w:t>if</w:t>
      </w:r>
      <w:r>
        <w:rPr>
          <w:spacing w:val="-2"/>
        </w:rPr>
        <w:t xml:space="preserve"> </w:t>
      </w:r>
      <w:r>
        <w:t>school</w:t>
      </w:r>
      <w:r>
        <w:rPr>
          <w:spacing w:val="-3"/>
        </w:rPr>
        <w:t xml:space="preserve"> </w:t>
      </w:r>
      <w:r>
        <w:t>parameters</w:t>
      </w:r>
      <w:r>
        <w:rPr>
          <w:spacing w:val="-4"/>
        </w:rPr>
        <w:t xml:space="preserve"> </w:t>
      </w:r>
      <w:r>
        <w:t>(rather</w:t>
      </w:r>
      <w:r>
        <w:rPr>
          <w:spacing w:val="-4"/>
        </w:rPr>
        <w:t xml:space="preserve"> </w:t>
      </w:r>
      <w:r>
        <w:t>than</w:t>
      </w:r>
      <w:r>
        <w:rPr>
          <w:spacing w:val="-4"/>
        </w:rPr>
        <w:t xml:space="preserve"> </w:t>
      </w:r>
      <w:r>
        <w:t>dB</w:t>
      </w:r>
      <w:r>
        <w:rPr>
          <w:spacing w:val="-4"/>
        </w:rPr>
        <w:t xml:space="preserve"> </w:t>
      </w:r>
      <w:r>
        <w:t>differencing)</w:t>
      </w:r>
      <w:r>
        <w:rPr>
          <w:spacing w:val="-2"/>
        </w:rPr>
        <w:t xml:space="preserve"> </w:t>
      </w:r>
      <w:r>
        <w:t>are</w:t>
      </w:r>
      <w:r>
        <w:rPr>
          <w:spacing w:val="-3"/>
        </w:rPr>
        <w:t xml:space="preserve"> </w:t>
      </w:r>
      <w:r>
        <w:t>the</w:t>
      </w:r>
      <w:r>
        <w:rPr>
          <w:spacing w:val="-3"/>
        </w:rPr>
        <w:t xml:space="preserve"> </w:t>
      </w:r>
      <w:r>
        <w:t>primary</w:t>
      </w:r>
      <w:r>
        <w:rPr>
          <w:spacing w:val="-3"/>
        </w:rPr>
        <w:t xml:space="preserve"> </w:t>
      </w:r>
      <w:r>
        <w:t>means</w:t>
      </w:r>
      <w:r>
        <w:rPr>
          <w:spacing w:val="-4"/>
        </w:rPr>
        <w:t xml:space="preserve"> </w:t>
      </w:r>
      <w:r>
        <w:t>for identifying</w:t>
      </w:r>
      <w:r>
        <w:rPr>
          <w:spacing w:val="-2"/>
        </w:rPr>
        <w:t xml:space="preserve"> </w:t>
      </w:r>
      <w:r>
        <w:t>krill</w:t>
      </w:r>
      <w:r>
        <w:rPr>
          <w:spacing w:val="-2"/>
        </w:rPr>
        <w:t xml:space="preserve"> </w:t>
      </w:r>
      <w:r>
        <w:t>s</w:t>
      </w:r>
      <w:ins w:id="90" w:author="Anthony Cossio" w:date="2025-04-02T08:23:00Z">
        <w:r w:rsidR="00C45092">
          <w:t>chools</w:t>
        </w:r>
      </w:ins>
      <w:del w:id="91" w:author="Anthony Cossio" w:date="2025-04-02T08:23:00Z">
        <w:r w:rsidDel="00C45092">
          <w:delText>warms</w:delText>
        </w:r>
      </w:del>
      <w:r>
        <w:t>.</w:t>
      </w:r>
      <w:r>
        <w:rPr>
          <w:spacing w:val="-2"/>
        </w:rPr>
        <w:t xml:space="preserve"> </w:t>
      </w:r>
      <w:r>
        <w:t>If</w:t>
      </w:r>
      <w:r>
        <w:rPr>
          <w:spacing w:val="-2"/>
        </w:rPr>
        <w:t xml:space="preserve"> </w:t>
      </w:r>
      <w:r>
        <w:t>acoustics</w:t>
      </w:r>
      <w:r>
        <w:rPr>
          <w:spacing w:val="-3"/>
        </w:rPr>
        <w:t xml:space="preserve"> </w:t>
      </w:r>
      <w:r>
        <w:t>are</w:t>
      </w:r>
      <w:r>
        <w:rPr>
          <w:spacing w:val="-2"/>
        </w:rPr>
        <w:t xml:space="preserve"> </w:t>
      </w:r>
      <w:r>
        <w:t>not</w:t>
      </w:r>
      <w:r>
        <w:rPr>
          <w:spacing w:val="-2"/>
        </w:rPr>
        <w:t xml:space="preserve"> </w:t>
      </w:r>
      <w:r>
        <w:t>calibrated</w:t>
      </w:r>
      <w:r>
        <w:rPr>
          <w:spacing w:val="-2"/>
        </w:rPr>
        <w:t xml:space="preserve"> </w:t>
      </w:r>
      <w:r>
        <w:t>or</w:t>
      </w:r>
      <w:r>
        <w:rPr>
          <w:spacing w:val="-3"/>
        </w:rPr>
        <w:t xml:space="preserve"> </w:t>
      </w:r>
      <w:r>
        <w:t>incorrectly</w:t>
      </w:r>
      <w:r>
        <w:rPr>
          <w:spacing w:val="-2"/>
        </w:rPr>
        <w:t xml:space="preserve"> </w:t>
      </w:r>
      <w:r>
        <w:t>calibrated,</w:t>
      </w:r>
      <w:r>
        <w:rPr>
          <w:spacing w:val="-5"/>
        </w:rPr>
        <w:t xml:space="preserve"> </w:t>
      </w:r>
      <w:r>
        <w:t>estimates</w:t>
      </w:r>
      <w:r>
        <w:rPr>
          <w:spacing w:val="-3"/>
        </w:rPr>
        <w:t xml:space="preserve"> </w:t>
      </w:r>
      <w:r>
        <w:t>of</w:t>
      </w:r>
      <w:r>
        <w:rPr>
          <w:spacing w:val="-2"/>
        </w:rPr>
        <w:t xml:space="preserve"> </w:t>
      </w:r>
      <w:r>
        <w:t>biomass can be grossly off. Tesler (1989) noted that calibration error can account for 12 -26 percent of systemic error thus making it an important factor in acoustic analysis.</w:t>
      </w:r>
      <w:r>
        <w:rPr>
          <w:spacing w:val="40"/>
        </w:rPr>
        <w:t xml:space="preserve"> </w:t>
      </w:r>
      <w:r>
        <w:t>School analysis has been discussed</w:t>
      </w:r>
      <w:r>
        <w:rPr>
          <w:spacing w:val="-2"/>
        </w:rPr>
        <w:t xml:space="preserve"> </w:t>
      </w:r>
      <w:r>
        <w:t>in</w:t>
      </w:r>
      <w:r>
        <w:rPr>
          <w:spacing w:val="-2"/>
        </w:rPr>
        <w:t xml:space="preserve"> </w:t>
      </w:r>
      <w:r>
        <w:t>during</w:t>
      </w:r>
      <w:r>
        <w:rPr>
          <w:spacing w:val="-3"/>
        </w:rPr>
        <w:t xml:space="preserve"> </w:t>
      </w:r>
      <w:r>
        <w:t>WG-ASAM</w:t>
      </w:r>
      <w:r>
        <w:rPr>
          <w:spacing w:val="-2"/>
        </w:rPr>
        <w:t xml:space="preserve"> </w:t>
      </w:r>
      <w:r>
        <w:t>meetings</w:t>
      </w:r>
      <w:r>
        <w:rPr>
          <w:spacing w:val="-3"/>
        </w:rPr>
        <w:t xml:space="preserve"> </w:t>
      </w:r>
      <w:r>
        <w:t>(WG-ASAM24)</w:t>
      </w:r>
      <w:r>
        <w:rPr>
          <w:spacing w:val="-2"/>
        </w:rPr>
        <w:t xml:space="preserve"> </w:t>
      </w:r>
      <w:r>
        <w:t>as</w:t>
      </w:r>
      <w:r>
        <w:rPr>
          <w:spacing w:val="-3"/>
        </w:rPr>
        <w:t xml:space="preserve"> </w:t>
      </w:r>
      <w:r>
        <w:t>a</w:t>
      </w:r>
      <w:r>
        <w:rPr>
          <w:spacing w:val="-2"/>
        </w:rPr>
        <w:t xml:space="preserve"> </w:t>
      </w:r>
      <w:r>
        <w:t>possible</w:t>
      </w:r>
      <w:r>
        <w:rPr>
          <w:spacing w:val="-1"/>
        </w:rPr>
        <w:t xml:space="preserve"> </w:t>
      </w:r>
      <w:r>
        <w:t>way</w:t>
      </w:r>
      <w:r>
        <w:rPr>
          <w:spacing w:val="-2"/>
        </w:rPr>
        <w:t xml:space="preserve"> </w:t>
      </w:r>
      <w:r>
        <w:t>for</w:t>
      </w:r>
      <w:r>
        <w:rPr>
          <w:spacing w:val="-3"/>
        </w:rPr>
        <w:t xml:space="preserve"> </w:t>
      </w:r>
      <w:r>
        <w:t>scientific</w:t>
      </w:r>
      <w:r>
        <w:rPr>
          <w:spacing w:val="-2"/>
        </w:rPr>
        <w:t xml:space="preserve"> </w:t>
      </w:r>
      <w:r>
        <w:t>and</w:t>
      </w:r>
      <w:r>
        <w:rPr>
          <w:spacing w:val="-2"/>
        </w:rPr>
        <w:t xml:space="preserve"> </w:t>
      </w:r>
      <w:r>
        <w:t>fishing vessels to identify krill, but CCAMLR must ensure that only calibrated echosounders are used in biomass estimation.</w:t>
      </w:r>
    </w:p>
    <w:p w14:paraId="3E1DC47F" w14:textId="215393C6" w:rsidR="006E506B" w:rsidRDefault="00226618">
      <w:pPr>
        <w:pStyle w:val="BodyText"/>
        <w:spacing w:before="159" w:line="259" w:lineRule="auto"/>
        <w:ind w:left="100" w:right="153"/>
      </w:pPr>
      <w:r>
        <w:t xml:space="preserve">Krill school parameters were slightly different than those in Guihen et al. (2014). They tested a number of different parameters as well as comparing EK60 ship </w:t>
      </w:r>
      <w:ins w:id="92" w:author="Anthony Cossio" w:date="2025-04-02T08:23:00Z">
        <w:r w:rsidR="00C45092">
          <w:t>schools</w:t>
        </w:r>
      </w:ins>
      <w:del w:id="93" w:author="Anthony Cossio" w:date="2025-04-02T08:23:00Z">
        <w:r w:rsidDel="00C45092">
          <w:delText>swarm</w:delText>
        </w:r>
      </w:del>
      <w:r>
        <w:t xml:space="preserve"> parameters and a Seaglider equipped with an ES853 single beam echosounder. They noted that glider derived data were coherent with ship-borne measurements using school analysis. Krill schools are being identified deeper than 250m that are most likely not krill. We are still testing the optimal parameters for use with</w:t>
      </w:r>
      <w:r>
        <w:rPr>
          <w:spacing w:val="-3"/>
        </w:rPr>
        <w:t xml:space="preserve"> </w:t>
      </w:r>
      <w:r>
        <w:t>the</w:t>
      </w:r>
      <w:r>
        <w:rPr>
          <w:spacing w:val="-2"/>
        </w:rPr>
        <w:t xml:space="preserve"> </w:t>
      </w:r>
      <w:r>
        <w:t>long</w:t>
      </w:r>
      <w:r>
        <w:rPr>
          <w:spacing w:val="-2"/>
        </w:rPr>
        <w:t xml:space="preserve"> </w:t>
      </w:r>
      <w:r>
        <w:t>ping</w:t>
      </w:r>
      <w:r>
        <w:rPr>
          <w:spacing w:val="-2"/>
        </w:rPr>
        <w:t xml:space="preserve"> </w:t>
      </w:r>
      <w:r>
        <w:t>duration</w:t>
      </w:r>
      <w:r>
        <w:rPr>
          <w:spacing w:val="-3"/>
        </w:rPr>
        <w:t xml:space="preserve"> </w:t>
      </w:r>
      <w:r>
        <w:t>(six</w:t>
      </w:r>
      <w:r>
        <w:rPr>
          <w:spacing w:val="-3"/>
        </w:rPr>
        <w:t xml:space="preserve"> </w:t>
      </w:r>
      <w:r>
        <w:t>seconds)</w:t>
      </w:r>
      <w:r>
        <w:rPr>
          <w:spacing w:val="-2"/>
        </w:rPr>
        <w:t xml:space="preserve"> </w:t>
      </w:r>
      <w:r>
        <w:t>as</w:t>
      </w:r>
      <w:r>
        <w:rPr>
          <w:spacing w:val="-3"/>
        </w:rPr>
        <w:t xml:space="preserve"> </w:t>
      </w:r>
      <w:r>
        <w:t>well</w:t>
      </w:r>
      <w:r>
        <w:rPr>
          <w:spacing w:val="-2"/>
        </w:rPr>
        <w:t xml:space="preserve"> </w:t>
      </w:r>
      <w:r>
        <w:t>as</w:t>
      </w:r>
      <w:r>
        <w:rPr>
          <w:spacing w:val="-4"/>
        </w:rPr>
        <w:t xml:space="preserve"> </w:t>
      </w:r>
      <w:r>
        <w:t>200m</w:t>
      </w:r>
      <w:r>
        <w:rPr>
          <w:spacing w:val="-2"/>
        </w:rPr>
        <w:t xml:space="preserve"> </w:t>
      </w:r>
      <w:r>
        <w:t>depth</w:t>
      </w:r>
      <w:r>
        <w:rPr>
          <w:spacing w:val="-3"/>
        </w:rPr>
        <w:t xml:space="preserve"> </w:t>
      </w:r>
      <w:r>
        <w:t>range</w:t>
      </w:r>
      <w:r>
        <w:rPr>
          <w:spacing w:val="-1"/>
        </w:rPr>
        <w:t xml:space="preserve"> </w:t>
      </w:r>
      <w:r>
        <w:t>of</w:t>
      </w:r>
      <w:r>
        <w:rPr>
          <w:spacing w:val="-2"/>
        </w:rPr>
        <w:t xml:space="preserve"> </w:t>
      </w:r>
      <w:r>
        <w:t>the</w:t>
      </w:r>
      <w:r>
        <w:rPr>
          <w:spacing w:val="-4"/>
        </w:rPr>
        <w:t xml:space="preserve"> </w:t>
      </w:r>
      <w:r>
        <w:t>Signature</w:t>
      </w:r>
      <w:r>
        <w:rPr>
          <w:spacing w:val="-2"/>
        </w:rPr>
        <w:t xml:space="preserve"> </w:t>
      </w:r>
      <w:r>
        <w:t>100</w:t>
      </w:r>
      <w:r>
        <w:rPr>
          <w:spacing w:val="-2"/>
        </w:rPr>
        <w:t xml:space="preserve"> </w:t>
      </w:r>
      <w:r>
        <w:t>compact echosounder. Further investigation of school parameters will be done in the future.</w:t>
      </w:r>
    </w:p>
    <w:p w14:paraId="1708050B" w14:textId="77777777" w:rsidR="006E506B" w:rsidRDefault="00226618">
      <w:pPr>
        <w:pStyle w:val="BodyText"/>
        <w:spacing w:before="158" w:line="259" w:lineRule="auto"/>
        <w:ind w:left="100" w:right="189"/>
      </w:pPr>
      <w:r>
        <w:t>Due to the nature of the glider producing profiles instead of constant data like a ship, we did not separate day and night profiles.</w:t>
      </w:r>
      <w:r>
        <w:rPr>
          <w:spacing w:val="40"/>
        </w:rPr>
        <w:t xml:space="preserve"> </w:t>
      </w:r>
      <w:r>
        <w:t>To be conservative with possible bubble attenuation we removed the</w:t>
      </w:r>
      <w:r>
        <w:rPr>
          <w:spacing w:val="-2"/>
        </w:rPr>
        <w:t xml:space="preserve"> </w:t>
      </w:r>
      <w:r>
        <w:t>top</w:t>
      </w:r>
      <w:r>
        <w:rPr>
          <w:spacing w:val="-3"/>
        </w:rPr>
        <w:t xml:space="preserve"> </w:t>
      </w:r>
      <w:r>
        <w:t>10</w:t>
      </w:r>
      <w:r>
        <w:rPr>
          <w:spacing w:val="-2"/>
        </w:rPr>
        <w:t xml:space="preserve"> </w:t>
      </w:r>
      <w:r>
        <w:t>m</w:t>
      </w:r>
      <w:r>
        <w:rPr>
          <w:spacing w:val="-2"/>
        </w:rPr>
        <w:t xml:space="preserve"> </w:t>
      </w:r>
      <w:r>
        <w:t>of</w:t>
      </w:r>
      <w:r>
        <w:rPr>
          <w:spacing w:val="-2"/>
        </w:rPr>
        <w:t xml:space="preserve"> </w:t>
      </w:r>
      <w:r>
        <w:t>the</w:t>
      </w:r>
      <w:r>
        <w:rPr>
          <w:spacing w:val="-2"/>
        </w:rPr>
        <w:t xml:space="preserve"> </w:t>
      </w:r>
      <w:r>
        <w:t>surface</w:t>
      </w:r>
      <w:r>
        <w:rPr>
          <w:spacing w:val="-2"/>
        </w:rPr>
        <w:t xml:space="preserve"> </w:t>
      </w:r>
      <w:r>
        <w:t>data.</w:t>
      </w:r>
      <w:r>
        <w:rPr>
          <w:spacing w:val="-2"/>
        </w:rPr>
        <w:t xml:space="preserve"> </w:t>
      </w:r>
      <w:r>
        <w:t>This</w:t>
      </w:r>
      <w:r>
        <w:rPr>
          <w:spacing w:val="-3"/>
        </w:rPr>
        <w:t xml:space="preserve"> </w:t>
      </w:r>
      <w:r>
        <w:t>is</w:t>
      </w:r>
      <w:r>
        <w:rPr>
          <w:spacing w:val="-3"/>
        </w:rPr>
        <w:t xml:space="preserve"> </w:t>
      </w:r>
      <w:r>
        <w:t>similar</w:t>
      </w:r>
      <w:r>
        <w:rPr>
          <w:spacing w:val="-3"/>
        </w:rPr>
        <w:t xml:space="preserve"> </w:t>
      </w:r>
      <w:r>
        <w:t>to</w:t>
      </w:r>
      <w:r>
        <w:rPr>
          <w:spacing w:val="-3"/>
        </w:rPr>
        <w:t xml:space="preserve"> </w:t>
      </w:r>
      <w:r>
        <w:t>ship</w:t>
      </w:r>
      <w:r>
        <w:rPr>
          <w:spacing w:val="-3"/>
        </w:rPr>
        <w:t xml:space="preserve"> </w:t>
      </w:r>
      <w:r>
        <w:t>data.</w:t>
      </w:r>
      <w:r>
        <w:rPr>
          <w:spacing w:val="-2"/>
        </w:rPr>
        <w:t xml:space="preserve"> </w:t>
      </w:r>
      <w:r>
        <w:t>In</w:t>
      </w:r>
      <w:r>
        <w:rPr>
          <w:spacing w:val="-3"/>
        </w:rPr>
        <w:t xml:space="preserve"> </w:t>
      </w:r>
      <w:r>
        <w:t>reality,</w:t>
      </w:r>
      <w:r>
        <w:rPr>
          <w:spacing w:val="-4"/>
        </w:rPr>
        <w:t xml:space="preserve"> </w:t>
      </w:r>
      <w:r>
        <w:t>we</w:t>
      </w:r>
      <w:r>
        <w:rPr>
          <w:spacing w:val="-2"/>
        </w:rPr>
        <w:t xml:space="preserve"> </w:t>
      </w:r>
      <w:r>
        <w:t>could</w:t>
      </w:r>
      <w:r>
        <w:rPr>
          <w:spacing w:val="-2"/>
        </w:rPr>
        <w:t xml:space="preserve"> </w:t>
      </w:r>
      <w:r>
        <w:t>just</w:t>
      </w:r>
      <w:r>
        <w:rPr>
          <w:spacing w:val="-2"/>
        </w:rPr>
        <w:t xml:space="preserve"> </w:t>
      </w:r>
      <w:r>
        <w:t>remove</w:t>
      </w:r>
      <w:r>
        <w:rPr>
          <w:spacing w:val="-1"/>
        </w:rPr>
        <w:t xml:space="preserve"> </w:t>
      </w:r>
      <w:r>
        <w:t>the</w:t>
      </w:r>
      <w:r>
        <w:rPr>
          <w:spacing w:val="-2"/>
        </w:rPr>
        <w:t xml:space="preserve"> </w:t>
      </w:r>
      <w:r>
        <w:t>top 5 m of surface data since the likelihood of bubbles accumulating on the face of the transducer is minimal. Gliders could have much less bias in sampling krill due to diel vertical migration (Demer and Hewitt 1995) since gliders can begin sampling the water column at 3 meters. Ships using 120 kHz may not have a good signal to noise ratio past 500 m (De Robertis and Higginbottom 2007) while the glider can use the 120 kHz down to 1000 m making it a valuable tool to sample possible deep euphausiids. Ships are also inherently noisy while a glider is quiet, allow for cleaner acoustic data collection since it is buoyancy driven.</w:t>
      </w:r>
    </w:p>
    <w:p w14:paraId="29B646B9" w14:textId="77777777" w:rsidR="006E506B" w:rsidRDefault="00226618">
      <w:pPr>
        <w:pStyle w:val="Heading1"/>
        <w:spacing w:before="159"/>
      </w:pPr>
      <w:r>
        <w:rPr>
          <w:spacing w:val="-2"/>
        </w:rPr>
        <w:t>Conclusions</w:t>
      </w:r>
    </w:p>
    <w:p w14:paraId="50C3E4DF" w14:textId="77777777" w:rsidR="006E506B" w:rsidRDefault="00226618">
      <w:pPr>
        <w:pStyle w:val="BodyText"/>
        <w:spacing w:before="181" w:line="259" w:lineRule="auto"/>
        <w:ind w:left="100" w:right="210"/>
      </w:pPr>
      <w:r>
        <w:t>This is the fifth deployment of echosounder equipped gliders during austral summer around the Antarctic</w:t>
      </w:r>
      <w:r>
        <w:rPr>
          <w:spacing w:val="-3"/>
        </w:rPr>
        <w:t xml:space="preserve"> </w:t>
      </w:r>
      <w:r>
        <w:t>Peninsula,</w:t>
      </w:r>
      <w:r>
        <w:rPr>
          <w:spacing w:val="-3"/>
        </w:rPr>
        <w:t xml:space="preserve"> </w:t>
      </w:r>
      <w:r>
        <w:t>and</w:t>
      </w:r>
      <w:r>
        <w:rPr>
          <w:spacing w:val="-3"/>
        </w:rPr>
        <w:t xml:space="preserve"> </w:t>
      </w:r>
      <w:r>
        <w:t>further</w:t>
      </w:r>
      <w:r>
        <w:rPr>
          <w:spacing w:val="-3"/>
        </w:rPr>
        <w:t xml:space="preserve"> </w:t>
      </w:r>
      <w:r>
        <w:t>demonstrates</w:t>
      </w:r>
      <w:r>
        <w:rPr>
          <w:spacing w:val="-4"/>
        </w:rPr>
        <w:t xml:space="preserve"> </w:t>
      </w:r>
      <w:r>
        <w:t>that</w:t>
      </w:r>
      <w:r>
        <w:rPr>
          <w:spacing w:val="-3"/>
        </w:rPr>
        <w:t xml:space="preserve"> </w:t>
      </w:r>
      <w:r>
        <w:t>these</w:t>
      </w:r>
      <w:r>
        <w:rPr>
          <w:spacing w:val="-3"/>
        </w:rPr>
        <w:t xml:space="preserve"> </w:t>
      </w:r>
      <w:r>
        <w:t>tools</w:t>
      </w:r>
      <w:r>
        <w:rPr>
          <w:spacing w:val="-5"/>
        </w:rPr>
        <w:t xml:space="preserve"> </w:t>
      </w:r>
      <w:r>
        <w:t>are</w:t>
      </w:r>
      <w:r>
        <w:rPr>
          <w:spacing w:val="-3"/>
        </w:rPr>
        <w:t xml:space="preserve"> </w:t>
      </w:r>
      <w:r>
        <w:t>important</w:t>
      </w:r>
      <w:r>
        <w:rPr>
          <w:spacing w:val="-3"/>
        </w:rPr>
        <w:t xml:space="preserve"> </w:t>
      </w:r>
      <w:r>
        <w:t>to</w:t>
      </w:r>
      <w:r>
        <w:rPr>
          <w:spacing w:val="-4"/>
        </w:rPr>
        <w:t xml:space="preserve"> </w:t>
      </w:r>
      <w:r>
        <w:t>continuing</w:t>
      </w:r>
      <w:r>
        <w:rPr>
          <w:spacing w:val="-2"/>
        </w:rPr>
        <w:t xml:space="preserve"> </w:t>
      </w:r>
      <w:r>
        <w:t>acoustic time series that were started in the 1980s.</w:t>
      </w:r>
    </w:p>
    <w:p w14:paraId="06302BA9" w14:textId="182F37C6" w:rsidR="006E506B" w:rsidRDefault="00226618">
      <w:pPr>
        <w:pStyle w:val="BodyText"/>
        <w:spacing w:before="160" w:line="259" w:lineRule="auto"/>
        <w:ind w:left="100" w:right="134"/>
      </w:pPr>
      <w:r>
        <w:t>In</w:t>
      </w:r>
      <w:r>
        <w:rPr>
          <w:spacing w:val="-1"/>
        </w:rPr>
        <w:t xml:space="preserve"> </w:t>
      </w:r>
      <w:r>
        <w:t>addition</w:t>
      </w:r>
      <w:r>
        <w:rPr>
          <w:spacing w:val="-1"/>
        </w:rPr>
        <w:t xml:space="preserve"> </w:t>
      </w:r>
      <w:r>
        <w:t>to</w:t>
      </w:r>
      <w:r>
        <w:rPr>
          <w:spacing w:val="-1"/>
        </w:rPr>
        <w:t xml:space="preserve"> </w:t>
      </w:r>
      <w:r>
        <w:t>providing estimates of</w:t>
      </w:r>
      <w:r>
        <w:rPr>
          <w:spacing w:val="-2"/>
        </w:rPr>
        <w:t xml:space="preserve"> </w:t>
      </w:r>
      <w:r>
        <w:t>biomass</w:t>
      </w:r>
      <w:r>
        <w:rPr>
          <w:spacing w:val="-2"/>
        </w:rPr>
        <w:t xml:space="preserve"> </w:t>
      </w:r>
      <w:r>
        <w:t>density that can</w:t>
      </w:r>
      <w:r>
        <w:rPr>
          <w:spacing w:val="-1"/>
        </w:rPr>
        <w:t xml:space="preserve"> </w:t>
      </w:r>
      <w:r>
        <w:t>be directly used</w:t>
      </w:r>
      <w:r>
        <w:rPr>
          <w:spacing w:val="-2"/>
        </w:rPr>
        <w:t xml:space="preserve"> </w:t>
      </w:r>
      <w:r>
        <w:t>for</w:t>
      </w:r>
      <w:r>
        <w:rPr>
          <w:spacing w:val="-2"/>
        </w:rPr>
        <w:t xml:space="preserve"> </w:t>
      </w:r>
      <w:r>
        <w:t>in</w:t>
      </w:r>
      <w:r>
        <w:rPr>
          <w:spacing w:val="-1"/>
        </w:rPr>
        <w:t xml:space="preserve"> </w:t>
      </w:r>
      <w:r>
        <w:t>the revised krill management plan, the data collected by these instruments have other important implications. For example, we have shown that there are few krill s</w:t>
      </w:r>
      <w:ins w:id="94" w:author="Anthony Cossio" w:date="2025-04-02T08:24:00Z">
        <w:r w:rsidR="00C45092">
          <w:t>chool</w:t>
        </w:r>
      </w:ins>
      <w:del w:id="95" w:author="Anthony Cossio" w:date="2025-04-02T08:24:00Z">
        <w:r w:rsidDel="00C45092">
          <w:delText>warm</w:delText>
        </w:r>
      </w:del>
      <w:r>
        <w:t>s below 250m depth, and in general, because the gliders dive to 1000m they reach most of the bottom in the Bransfield strait except in the deep basins away from the fishing areas. Thus, CCAMLR can be more confident that the biomass estimates based on the integration of the upper 250m is sampling a very large fraction of the krill in the</w:t>
      </w:r>
      <w:r>
        <w:rPr>
          <w:spacing w:val="-3"/>
        </w:rPr>
        <w:t xml:space="preserve"> </w:t>
      </w:r>
      <w:r>
        <w:t>water</w:t>
      </w:r>
      <w:r>
        <w:rPr>
          <w:spacing w:val="-4"/>
        </w:rPr>
        <w:t xml:space="preserve"> </w:t>
      </w:r>
      <w:r>
        <w:t>column.</w:t>
      </w:r>
      <w:r>
        <w:rPr>
          <w:spacing w:val="-5"/>
        </w:rPr>
        <w:t xml:space="preserve"> </w:t>
      </w:r>
      <w:r>
        <w:t>We</w:t>
      </w:r>
      <w:r>
        <w:rPr>
          <w:spacing w:val="-3"/>
        </w:rPr>
        <w:t xml:space="preserve"> </w:t>
      </w:r>
      <w:r>
        <w:t>continue</w:t>
      </w:r>
      <w:r>
        <w:rPr>
          <w:spacing w:val="-3"/>
        </w:rPr>
        <w:t xml:space="preserve"> </w:t>
      </w:r>
      <w:r>
        <w:t>to</w:t>
      </w:r>
      <w:r>
        <w:rPr>
          <w:spacing w:val="-4"/>
        </w:rPr>
        <w:t xml:space="preserve"> </w:t>
      </w:r>
      <w:r>
        <w:t>explore</w:t>
      </w:r>
      <w:r>
        <w:rPr>
          <w:spacing w:val="-3"/>
        </w:rPr>
        <w:t xml:space="preserve"> </w:t>
      </w:r>
      <w:r>
        <w:t>different</w:t>
      </w:r>
      <w:r>
        <w:rPr>
          <w:spacing w:val="-3"/>
        </w:rPr>
        <w:t xml:space="preserve"> </w:t>
      </w:r>
      <w:r>
        <w:t>approaches</w:t>
      </w:r>
      <w:r>
        <w:rPr>
          <w:spacing w:val="-3"/>
        </w:rPr>
        <w:t xml:space="preserve"> </w:t>
      </w:r>
      <w:r>
        <w:t>to</w:t>
      </w:r>
      <w:r>
        <w:rPr>
          <w:spacing w:val="-4"/>
        </w:rPr>
        <w:t xml:space="preserve"> </w:t>
      </w:r>
      <w:r>
        <w:t>the</w:t>
      </w:r>
      <w:r>
        <w:rPr>
          <w:spacing w:val="-3"/>
        </w:rPr>
        <w:t xml:space="preserve"> </w:t>
      </w:r>
      <w:r>
        <w:t>calculation</w:t>
      </w:r>
      <w:r>
        <w:rPr>
          <w:spacing w:val="-4"/>
        </w:rPr>
        <w:t xml:space="preserve"> </w:t>
      </w:r>
      <w:r>
        <w:t>of</w:t>
      </w:r>
      <w:r>
        <w:rPr>
          <w:spacing w:val="-3"/>
        </w:rPr>
        <w:t xml:space="preserve"> </w:t>
      </w:r>
      <w:r>
        <w:t>biomass</w:t>
      </w:r>
      <w:r>
        <w:rPr>
          <w:spacing w:val="-5"/>
        </w:rPr>
        <w:t xml:space="preserve"> </w:t>
      </w:r>
      <w:r>
        <w:t>density</w:t>
      </w:r>
    </w:p>
    <w:p w14:paraId="0107B469" w14:textId="77777777" w:rsidR="006E506B" w:rsidRDefault="006E506B">
      <w:pPr>
        <w:spacing w:line="259" w:lineRule="auto"/>
        <w:sectPr w:rsidR="006E506B">
          <w:pgSz w:w="12240" w:h="15840"/>
          <w:pgMar w:top="1360" w:right="1320" w:bottom="280" w:left="1340" w:header="720" w:footer="720" w:gutter="0"/>
          <w:cols w:space="720"/>
        </w:sectPr>
      </w:pPr>
    </w:p>
    <w:p w14:paraId="1FA0D499" w14:textId="77777777" w:rsidR="006E506B" w:rsidRDefault="00226618">
      <w:pPr>
        <w:pStyle w:val="BodyText"/>
        <w:spacing w:before="80" w:line="259" w:lineRule="auto"/>
        <w:ind w:left="100"/>
      </w:pPr>
      <w:r>
        <w:lastRenderedPageBreak/>
        <w:t>and</w:t>
      </w:r>
      <w:r>
        <w:rPr>
          <w:spacing w:val="-3"/>
        </w:rPr>
        <w:t xml:space="preserve"> </w:t>
      </w:r>
      <w:r>
        <w:t>have</w:t>
      </w:r>
      <w:r>
        <w:rPr>
          <w:spacing w:val="-3"/>
        </w:rPr>
        <w:t xml:space="preserve"> </w:t>
      </w:r>
      <w:r>
        <w:t>proposed</w:t>
      </w:r>
      <w:r>
        <w:rPr>
          <w:spacing w:val="-3"/>
        </w:rPr>
        <w:t xml:space="preserve"> </w:t>
      </w:r>
      <w:r>
        <w:t>a</w:t>
      </w:r>
      <w:r>
        <w:rPr>
          <w:spacing w:val="-2"/>
        </w:rPr>
        <w:t xml:space="preserve"> </w:t>
      </w:r>
      <w:r>
        <w:t>modification</w:t>
      </w:r>
      <w:r>
        <w:rPr>
          <w:spacing w:val="-4"/>
        </w:rPr>
        <w:t xml:space="preserve"> </w:t>
      </w:r>
      <w:r>
        <w:t>of</w:t>
      </w:r>
      <w:r>
        <w:rPr>
          <w:spacing w:val="-4"/>
        </w:rPr>
        <w:t xml:space="preserve"> </w:t>
      </w:r>
      <w:r>
        <w:t>the</w:t>
      </w:r>
      <w:r>
        <w:rPr>
          <w:spacing w:val="-3"/>
        </w:rPr>
        <w:t xml:space="preserve"> </w:t>
      </w:r>
      <w:r>
        <w:t>geospatial</w:t>
      </w:r>
      <w:r>
        <w:rPr>
          <w:spacing w:val="-5"/>
        </w:rPr>
        <w:t xml:space="preserve"> </w:t>
      </w:r>
      <w:r>
        <w:t>structuring</w:t>
      </w:r>
      <w:r>
        <w:rPr>
          <w:spacing w:val="-3"/>
        </w:rPr>
        <w:t xml:space="preserve"> </w:t>
      </w:r>
      <w:r>
        <w:t>of</w:t>
      </w:r>
      <w:r>
        <w:rPr>
          <w:spacing w:val="-2"/>
        </w:rPr>
        <w:t xml:space="preserve"> </w:t>
      </w:r>
      <w:r>
        <w:t>sampling,</w:t>
      </w:r>
      <w:r>
        <w:rPr>
          <w:spacing w:val="-3"/>
        </w:rPr>
        <w:t xml:space="preserve"> </w:t>
      </w:r>
      <w:r>
        <w:t>and</w:t>
      </w:r>
      <w:r>
        <w:rPr>
          <w:spacing w:val="-3"/>
        </w:rPr>
        <w:t xml:space="preserve"> </w:t>
      </w:r>
      <w:r>
        <w:t>demonstrated</w:t>
      </w:r>
      <w:r>
        <w:rPr>
          <w:spacing w:val="-3"/>
        </w:rPr>
        <w:t xml:space="preserve"> </w:t>
      </w:r>
      <w:r>
        <w:t>that with even fewer samples in the region (gridded into appropriate cells), the biomass density is still within</w:t>
      </w:r>
      <w:r>
        <w:rPr>
          <w:spacing w:val="-2"/>
        </w:rPr>
        <w:t xml:space="preserve"> </w:t>
      </w:r>
      <w:r>
        <w:t>about</w:t>
      </w:r>
      <w:r>
        <w:rPr>
          <w:spacing w:val="-1"/>
        </w:rPr>
        <w:t xml:space="preserve"> </w:t>
      </w:r>
      <w:r>
        <w:t>10</w:t>
      </w:r>
      <w:r>
        <w:rPr>
          <w:spacing w:val="-1"/>
        </w:rPr>
        <w:t xml:space="preserve"> </w:t>
      </w:r>
      <w:r>
        <w:t>to</w:t>
      </w:r>
      <w:r>
        <w:rPr>
          <w:spacing w:val="-2"/>
        </w:rPr>
        <w:t xml:space="preserve"> </w:t>
      </w:r>
      <w:r>
        <w:t>15%</w:t>
      </w:r>
      <w:r>
        <w:rPr>
          <w:spacing w:val="-2"/>
        </w:rPr>
        <w:t xml:space="preserve"> </w:t>
      </w:r>
      <w:r>
        <w:t>of</w:t>
      </w:r>
      <w:r>
        <w:rPr>
          <w:spacing w:val="-1"/>
        </w:rPr>
        <w:t xml:space="preserve"> </w:t>
      </w:r>
      <w:r>
        <w:t>the</w:t>
      </w:r>
      <w:r>
        <w:rPr>
          <w:spacing w:val="-1"/>
        </w:rPr>
        <w:t xml:space="preserve"> </w:t>
      </w:r>
      <w:r>
        <w:t>estimates</w:t>
      </w:r>
      <w:r>
        <w:rPr>
          <w:spacing w:val="-1"/>
        </w:rPr>
        <w:t xml:space="preserve"> </w:t>
      </w:r>
      <w:r>
        <w:t>of</w:t>
      </w:r>
      <w:r>
        <w:rPr>
          <w:spacing w:val="-3"/>
        </w:rPr>
        <w:t xml:space="preserve"> </w:t>
      </w:r>
      <w:r>
        <w:t>the</w:t>
      </w:r>
      <w:r>
        <w:rPr>
          <w:spacing w:val="-1"/>
        </w:rPr>
        <w:t xml:space="preserve"> </w:t>
      </w:r>
      <w:r>
        <w:t>estimates</w:t>
      </w:r>
      <w:r>
        <w:rPr>
          <w:spacing w:val="-1"/>
        </w:rPr>
        <w:t xml:space="preserve"> </w:t>
      </w:r>
      <w:r>
        <w:t>calculated</w:t>
      </w:r>
      <w:r>
        <w:rPr>
          <w:spacing w:val="-1"/>
        </w:rPr>
        <w:t xml:space="preserve"> </w:t>
      </w:r>
      <w:r>
        <w:t>using the</w:t>
      </w:r>
      <w:r>
        <w:rPr>
          <w:spacing w:val="-1"/>
        </w:rPr>
        <w:t xml:space="preserve"> </w:t>
      </w:r>
      <w:r>
        <w:t>full</w:t>
      </w:r>
      <w:r>
        <w:rPr>
          <w:spacing w:val="-1"/>
        </w:rPr>
        <w:t xml:space="preserve"> </w:t>
      </w:r>
      <w:r>
        <w:t>echo</w:t>
      </w:r>
      <w:r>
        <w:rPr>
          <w:spacing w:val="-2"/>
        </w:rPr>
        <w:t xml:space="preserve"> </w:t>
      </w:r>
      <w:r>
        <w:t>energy data.</w:t>
      </w:r>
    </w:p>
    <w:p w14:paraId="7808AAC0" w14:textId="77777777" w:rsidR="006E506B" w:rsidRDefault="00226618">
      <w:pPr>
        <w:pStyle w:val="BodyText"/>
        <w:spacing w:before="159" w:line="259" w:lineRule="auto"/>
        <w:ind w:left="100" w:right="118"/>
      </w:pPr>
      <w:r>
        <w:t>In the future, deploying acoustically equipped gliders later in the season may be useful in understanding</w:t>
      </w:r>
      <w:r>
        <w:rPr>
          <w:spacing w:val="-2"/>
        </w:rPr>
        <w:t xml:space="preserve"> </w:t>
      </w:r>
      <w:r>
        <w:t>the</w:t>
      </w:r>
      <w:r>
        <w:rPr>
          <w:spacing w:val="-2"/>
        </w:rPr>
        <w:t xml:space="preserve"> </w:t>
      </w:r>
      <w:r>
        <w:t>changes</w:t>
      </w:r>
      <w:r>
        <w:rPr>
          <w:spacing w:val="-4"/>
        </w:rPr>
        <w:t xml:space="preserve"> </w:t>
      </w:r>
      <w:r>
        <w:t>in</w:t>
      </w:r>
      <w:r>
        <w:rPr>
          <w:spacing w:val="-3"/>
        </w:rPr>
        <w:t xml:space="preserve"> </w:t>
      </w:r>
      <w:r>
        <w:t>vertical</w:t>
      </w:r>
      <w:r>
        <w:rPr>
          <w:spacing w:val="-2"/>
        </w:rPr>
        <w:t xml:space="preserve"> </w:t>
      </w:r>
      <w:r>
        <w:t>distribution</w:t>
      </w:r>
      <w:r>
        <w:rPr>
          <w:spacing w:val="-3"/>
        </w:rPr>
        <w:t xml:space="preserve"> </w:t>
      </w:r>
      <w:r>
        <w:t>in</w:t>
      </w:r>
      <w:r>
        <w:rPr>
          <w:spacing w:val="-3"/>
        </w:rPr>
        <w:t xml:space="preserve"> </w:t>
      </w:r>
      <w:r>
        <w:t>areas</w:t>
      </w:r>
      <w:r>
        <w:rPr>
          <w:spacing w:val="-4"/>
        </w:rPr>
        <w:t xml:space="preserve"> </w:t>
      </w:r>
      <w:r>
        <w:t>away</w:t>
      </w:r>
      <w:r>
        <w:rPr>
          <w:spacing w:val="-2"/>
        </w:rPr>
        <w:t xml:space="preserve"> </w:t>
      </w:r>
      <w:r>
        <w:t>from</w:t>
      </w:r>
      <w:r>
        <w:rPr>
          <w:spacing w:val="-3"/>
        </w:rPr>
        <w:t xml:space="preserve"> </w:t>
      </w:r>
      <w:r>
        <w:t>fishing</w:t>
      </w:r>
      <w:r>
        <w:rPr>
          <w:spacing w:val="-2"/>
        </w:rPr>
        <w:t xml:space="preserve"> </w:t>
      </w:r>
      <w:r>
        <w:t>grounds,</w:t>
      </w:r>
      <w:r>
        <w:rPr>
          <w:spacing w:val="-2"/>
        </w:rPr>
        <w:t xml:space="preserve"> </w:t>
      </w:r>
      <w:r>
        <w:t>as</w:t>
      </w:r>
      <w:r>
        <w:rPr>
          <w:spacing w:val="-4"/>
        </w:rPr>
        <w:t xml:space="preserve"> </w:t>
      </w:r>
      <w:r>
        <w:t>gliders</w:t>
      </w:r>
      <w:r>
        <w:rPr>
          <w:spacing w:val="-4"/>
        </w:rPr>
        <w:t xml:space="preserve"> </w:t>
      </w:r>
      <w:r>
        <w:t>have a long loitering time (months), and can collect data</w:t>
      </w:r>
      <w:r>
        <w:rPr>
          <w:spacing w:val="-1"/>
        </w:rPr>
        <w:t xml:space="preserve"> </w:t>
      </w:r>
      <w:r>
        <w:t xml:space="preserve">before fishing starts, and until fishing in a region ends. We are working to telemeter acoustic data back to shore during deployments, and this future development will provide us the opportunity conduct adaptive sampling in ecologically important </w:t>
      </w:r>
      <w:r>
        <w:rPr>
          <w:spacing w:val="-2"/>
        </w:rPr>
        <w:t>areas.</w:t>
      </w:r>
    </w:p>
    <w:p w14:paraId="7F8B83CA" w14:textId="77777777" w:rsidR="006E506B" w:rsidRDefault="006E506B">
      <w:pPr>
        <w:pStyle w:val="BodyText"/>
      </w:pPr>
    </w:p>
    <w:p w14:paraId="264BE488" w14:textId="77777777" w:rsidR="006E506B" w:rsidRDefault="006E506B">
      <w:pPr>
        <w:pStyle w:val="BodyText"/>
        <w:spacing w:before="70"/>
      </w:pPr>
    </w:p>
    <w:p w14:paraId="488AEA88" w14:textId="77777777" w:rsidR="006E506B" w:rsidRDefault="00226618">
      <w:pPr>
        <w:pStyle w:val="BodyText"/>
        <w:ind w:left="100"/>
      </w:pPr>
      <w:r>
        <w:rPr>
          <w:spacing w:val="-2"/>
        </w:rPr>
        <w:t>References</w:t>
      </w:r>
    </w:p>
    <w:p w14:paraId="145434EE" w14:textId="77777777" w:rsidR="006E506B" w:rsidRDefault="00226618">
      <w:pPr>
        <w:pStyle w:val="BodyText"/>
        <w:spacing w:before="182" w:line="259" w:lineRule="auto"/>
        <w:ind w:left="100" w:right="210"/>
      </w:pPr>
      <w:r>
        <w:rPr>
          <w:color w:val="212121"/>
        </w:rPr>
        <w:t>Coetzee</w:t>
      </w:r>
      <w:r>
        <w:rPr>
          <w:color w:val="212121"/>
          <w:spacing w:val="-2"/>
        </w:rPr>
        <w:t xml:space="preserve"> </w:t>
      </w:r>
      <w:r>
        <w:rPr>
          <w:color w:val="212121"/>
        </w:rPr>
        <w:t>J</w:t>
      </w:r>
      <w:r>
        <w:rPr>
          <w:color w:val="212121"/>
          <w:spacing w:val="-4"/>
        </w:rPr>
        <w:t xml:space="preserve"> </w:t>
      </w:r>
      <w:r>
        <w:rPr>
          <w:color w:val="212121"/>
        </w:rPr>
        <w:t>(2000).</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a</w:t>
      </w:r>
      <w:r>
        <w:rPr>
          <w:color w:val="212121"/>
          <w:spacing w:val="-5"/>
        </w:rPr>
        <w:t xml:space="preserve"> </w:t>
      </w:r>
      <w:r>
        <w:rPr>
          <w:color w:val="212121"/>
        </w:rPr>
        <w:t>shoal</w:t>
      </w:r>
      <w:r>
        <w:rPr>
          <w:color w:val="212121"/>
          <w:spacing w:val="-3"/>
        </w:rPr>
        <w:t xml:space="preserve"> </w:t>
      </w:r>
      <w:r>
        <w:rPr>
          <w:color w:val="212121"/>
        </w:rPr>
        <w:t>analysis</w:t>
      </w:r>
      <w:r>
        <w:rPr>
          <w:color w:val="212121"/>
          <w:spacing w:val="-4"/>
        </w:rPr>
        <w:t xml:space="preserve"> </w:t>
      </w:r>
      <w:r>
        <w:rPr>
          <w:color w:val="212121"/>
        </w:rPr>
        <w:t>and</w:t>
      </w:r>
      <w:r>
        <w:rPr>
          <w:color w:val="212121"/>
          <w:spacing w:val="-3"/>
        </w:rPr>
        <w:t xml:space="preserve"> </w:t>
      </w:r>
      <w:r>
        <w:rPr>
          <w:color w:val="212121"/>
        </w:rPr>
        <w:t>patch</w:t>
      </w:r>
      <w:r>
        <w:rPr>
          <w:color w:val="212121"/>
          <w:spacing w:val="-4"/>
        </w:rPr>
        <w:t xml:space="preserve"> </w:t>
      </w:r>
      <w:r>
        <w:rPr>
          <w:color w:val="212121"/>
        </w:rPr>
        <w:t>estimation</w:t>
      </w:r>
      <w:r>
        <w:rPr>
          <w:color w:val="212121"/>
          <w:spacing w:val="-4"/>
        </w:rPr>
        <w:t xml:space="preserve"> </w:t>
      </w:r>
      <w:r>
        <w:rPr>
          <w:color w:val="212121"/>
        </w:rPr>
        <w:t>system</w:t>
      </w:r>
      <w:r>
        <w:rPr>
          <w:color w:val="212121"/>
          <w:spacing w:val="-3"/>
        </w:rPr>
        <w:t xml:space="preserve"> </w:t>
      </w:r>
      <w:r>
        <w:rPr>
          <w:color w:val="212121"/>
        </w:rPr>
        <w:t>(SHAPES)</w:t>
      </w:r>
      <w:r>
        <w:rPr>
          <w:color w:val="212121"/>
          <w:spacing w:val="-3"/>
        </w:rPr>
        <w:t xml:space="preserve"> </w:t>
      </w:r>
      <w:r>
        <w:rPr>
          <w:color w:val="212121"/>
        </w:rPr>
        <w:t>to</w:t>
      </w:r>
      <w:r>
        <w:rPr>
          <w:color w:val="212121"/>
          <w:spacing w:val="-4"/>
        </w:rPr>
        <w:t xml:space="preserve"> </w:t>
      </w:r>
      <w:r>
        <w:rPr>
          <w:color w:val="212121"/>
        </w:rPr>
        <w:t xml:space="preserve">characterise sardine schools. </w:t>
      </w:r>
      <w:r>
        <w:rPr>
          <w:i/>
          <w:color w:val="212121"/>
        </w:rPr>
        <w:t>Aquatic Living Resources</w:t>
      </w:r>
      <w:r>
        <w:rPr>
          <w:color w:val="212121"/>
        </w:rPr>
        <w:t xml:space="preserve">, </w:t>
      </w:r>
      <w:r>
        <w:rPr>
          <w:i/>
          <w:color w:val="212121"/>
        </w:rPr>
        <w:t>13</w:t>
      </w:r>
      <w:r>
        <w:rPr>
          <w:color w:val="212121"/>
        </w:rPr>
        <w:t>(1), 1-10.</w:t>
      </w:r>
    </w:p>
    <w:p w14:paraId="7D7F59E9" w14:textId="77777777" w:rsidR="006E506B" w:rsidRDefault="00226618">
      <w:pPr>
        <w:pStyle w:val="BodyText"/>
        <w:spacing w:before="160" w:line="259" w:lineRule="auto"/>
        <w:ind w:left="100"/>
      </w:pPr>
      <w:r>
        <w:rPr>
          <w:color w:val="212121"/>
        </w:rPr>
        <w:t>Cutter Jr, GR, Reiss, CS, Nylund, S, and Watters, GM (2022). Antarctic krill biomass and flux measured</w:t>
      </w:r>
      <w:r>
        <w:rPr>
          <w:color w:val="212121"/>
          <w:spacing w:val="-4"/>
        </w:rPr>
        <w:t xml:space="preserve"> </w:t>
      </w:r>
      <w:r>
        <w:rPr>
          <w:color w:val="212121"/>
        </w:rPr>
        <w:t>using</w:t>
      </w:r>
      <w:r>
        <w:rPr>
          <w:color w:val="212121"/>
          <w:spacing w:val="-4"/>
        </w:rPr>
        <w:t xml:space="preserve"> </w:t>
      </w:r>
      <w:r>
        <w:rPr>
          <w:color w:val="212121"/>
        </w:rPr>
        <w:t>wideband</w:t>
      </w:r>
      <w:r>
        <w:rPr>
          <w:color w:val="212121"/>
          <w:spacing w:val="-6"/>
        </w:rPr>
        <w:t xml:space="preserve"> </w:t>
      </w:r>
      <w:r>
        <w:rPr>
          <w:color w:val="212121"/>
        </w:rPr>
        <w:t>echosounders</w:t>
      </w:r>
      <w:r>
        <w:rPr>
          <w:color w:val="212121"/>
          <w:spacing w:val="-5"/>
        </w:rPr>
        <w:t xml:space="preserve"> </w:t>
      </w:r>
      <w:r>
        <w:rPr>
          <w:color w:val="212121"/>
        </w:rPr>
        <w:t>and</w:t>
      </w:r>
      <w:r>
        <w:rPr>
          <w:color w:val="212121"/>
          <w:spacing w:val="-4"/>
        </w:rPr>
        <w:t xml:space="preserve"> </w:t>
      </w:r>
      <w:r>
        <w:rPr>
          <w:color w:val="212121"/>
        </w:rPr>
        <w:t>acoustic</w:t>
      </w:r>
      <w:r>
        <w:rPr>
          <w:color w:val="212121"/>
          <w:spacing w:val="-4"/>
        </w:rPr>
        <w:t xml:space="preserve"> </w:t>
      </w:r>
      <w:r>
        <w:rPr>
          <w:color w:val="212121"/>
        </w:rPr>
        <w:t>Doppler</w:t>
      </w:r>
      <w:r>
        <w:rPr>
          <w:color w:val="212121"/>
          <w:spacing w:val="-5"/>
        </w:rPr>
        <w:t xml:space="preserve"> </w:t>
      </w:r>
      <w:r>
        <w:rPr>
          <w:color w:val="212121"/>
        </w:rPr>
        <w:t>current</w:t>
      </w:r>
      <w:r>
        <w:rPr>
          <w:color w:val="212121"/>
          <w:spacing w:val="-4"/>
        </w:rPr>
        <w:t xml:space="preserve"> </w:t>
      </w:r>
      <w:r>
        <w:rPr>
          <w:color w:val="212121"/>
        </w:rPr>
        <w:t>profilers</w:t>
      </w:r>
      <w:r>
        <w:rPr>
          <w:color w:val="212121"/>
          <w:spacing w:val="-5"/>
        </w:rPr>
        <w:t xml:space="preserve"> </w:t>
      </w:r>
      <w:r>
        <w:rPr>
          <w:color w:val="212121"/>
        </w:rPr>
        <w:t>on</w:t>
      </w:r>
      <w:r>
        <w:rPr>
          <w:color w:val="212121"/>
          <w:spacing w:val="-5"/>
        </w:rPr>
        <w:t xml:space="preserve"> </w:t>
      </w:r>
      <w:r>
        <w:rPr>
          <w:color w:val="212121"/>
        </w:rPr>
        <w:t xml:space="preserve">submerged moorings. </w:t>
      </w:r>
      <w:r>
        <w:rPr>
          <w:i/>
          <w:color w:val="212121"/>
        </w:rPr>
        <w:t>Frontiers in Marine Science</w:t>
      </w:r>
      <w:r>
        <w:rPr>
          <w:color w:val="212121"/>
        </w:rPr>
        <w:t xml:space="preserve">, </w:t>
      </w:r>
      <w:r>
        <w:rPr>
          <w:i/>
          <w:color w:val="212121"/>
        </w:rPr>
        <w:t>9</w:t>
      </w:r>
      <w:r>
        <w:rPr>
          <w:color w:val="212121"/>
        </w:rPr>
        <w:t>, 784469.</w:t>
      </w:r>
    </w:p>
    <w:p w14:paraId="19A93C7A" w14:textId="77777777" w:rsidR="006E506B" w:rsidRDefault="00226618">
      <w:pPr>
        <w:pStyle w:val="BodyText"/>
        <w:spacing w:before="160" w:line="259" w:lineRule="auto"/>
        <w:ind w:left="100"/>
      </w:pPr>
      <w:r>
        <w:rPr>
          <w:color w:val="212121"/>
        </w:rPr>
        <w:t>De</w:t>
      </w:r>
      <w:r>
        <w:rPr>
          <w:color w:val="212121"/>
          <w:spacing w:val="-3"/>
        </w:rPr>
        <w:t xml:space="preserve"> </w:t>
      </w:r>
      <w:r>
        <w:rPr>
          <w:color w:val="212121"/>
        </w:rPr>
        <w:t>Robertis,</w:t>
      </w:r>
      <w:r>
        <w:rPr>
          <w:color w:val="212121"/>
          <w:spacing w:val="-3"/>
        </w:rPr>
        <w:t xml:space="preserve"> </w:t>
      </w:r>
      <w:r>
        <w:rPr>
          <w:color w:val="212121"/>
        </w:rPr>
        <w:t>A,</w:t>
      </w:r>
      <w:r>
        <w:rPr>
          <w:color w:val="212121"/>
          <w:spacing w:val="-3"/>
        </w:rPr>
        <w:t xml:space="preserve"> </w:t>
      </w:r>
      <w:r>
        <w:rPr>
          <w:color w:val="212121"/>
        </w:rPr>
        <w:t>and</w:t>
      </w:r>
      <w:r>
        <w:rPr>
          <w:color w:val="212121"/>
          <w:spacing w:val="-3"/>
        </w:rPr>
        <w:t xml:space="preserve"> </w:t>
      </w:r>
      <w:r>
        <w:rPr>
          <w:color w:val="212121"/>
        </w:rPr>
        <w:t>Higginbottom,</w:t>
      </w:r>
      <w:r>
        <w:rPr>
          <w:color w:val="212121"/>
          <w:spacing w:val="-3"/>
        </w:rPr>
        <w:t xml:space="preserve"> </w:t>
      </w:r>
      <w:r>
        <w:rPr>
          <w:color w:val="212121"/>
        </w:rPr>
        <w:t>I.</w:t>
      </w:r>
      <w:r>
        <w:rPr>
          <w:color w:val="212121"/>
          <w:spacing w:val="-3"/>
        </w:rPr>
        <w:t xml:space="preserve"> </w:t>
      </w:r>
      <w:r>
        <w:rPr>
          <w:color w:val="212121"/>
        </w:rPr>
        <w:t>(2007).</w:t>
      </w:r>
      <w:r>
        <w:rPr>
          <w:color w:val="212121"/>
          <w:spacing w:val="-3"/>
        </w:rPr>
        <w:t xml:space="preserve"> </w:t>
      </w:r>
      <w:r>
        <w:rPr>
          <w:color w:val="212121"/>
        </w:rPr>
        <w:t>A</w:t>
      </w:r>
      <w:r>
        <w:rPr>
          <w:color w:val="212121"/>
          <w:spacing w:val="-4"/>
        </w:rPr>
        <w:t xml:space="preserve"> </w:t>
      </w:r>
      <w:r>
        <w:rPr>
          <w:color w:val="212121"/>
        </w:rPr>
        <w:t>post-processing</w:t>
      </w:r>
      <w:r>
        <w:rPr>
          <w:color w:val="212121"/>
          <w:spacing w:val="-3"/>
        </w:rPr>
        <w:t xml:space="preserve"> </w:t>
      </w:r>
      <w:r>
        <w:rPr>
          <w:color w:val="212121"/>
        </w:rPr>
        <w:t>technique</w:t>
      </w:r>
      <w:r>
        <w:rPr>
          <w:color w:val="212121"/>
          <w:spacing w:val="-3"/>
        </w:rPr>
        <w:t xml:space="preserve"> </w:t>
      </w:r>
      <w:r>
        <w:rPr>
          <w:color w:val="212121"/>
        </w:rPr>
        <w:t>to</w:t>
      </w:r>
      <w:r>
        <w:rPr>
          <w:color w:val="212121"/>
          <w:spacing w:val="-4"/>
        </w:rPr>
        <w:t xml:space="preserve"> </w:t>
      </w:r>
      <w:r>
        <w:rPr>
          <w:color w:val="212121"/>
        </w:rPr>
        <w:t>estimate</w:t>
      </w:r>
      <w:r>
        <w:rPr>
          <w:color w:val="212121"/>
          <w:spacing w:val="-3"/>
        </w:rPr>
        <w:t xml:space="preserve"> </w:t>
      </w:r>
      <w:r>
        <w:rPr>
          <w:color w:val="212121"/>
        </w:rPr>
        <w:t>the</w:t>
      </w:r>
      <w:r>
        <w:rPr>
          <w:color w:val="212121"/>
          <w:spacing w:val="-3"/>
        </w:rPr>
        <w:t xml:space="preserve"> </w:t>
      </w:r>
      <w:r>
        <w:rPr>
          <w:color w:val="212121"/>
        </w:rPr>
        <w:t xml:space="preserve">signal-to- noise ratio and remove echosounder background noise. </w:t>
      </w:r>
      <w:r>
        <w:rPr>
          <w:i/>
          <w:color w:val="212121"/>
        </w:rPr>
        <w:t>ICES Journal of Marine Science</w:t>
      </w:r>
      <w:r>
        <w:rPr>
          <w:color w:val="212121"/>
        </w:rPr>
        <w:t xml:space="preserve">, </w:t>
      </w:r>
      <w:r>
        <w:rPr>
          <w:i/>
          <w:color w:val="212121"/>
        </w:rPr>
        <w:t>64</w:t>
      </w:r>
      <w:r>
        <w:rPr>
          <w:color w:val="212121"/>
        </w:rPr>
        <w:t xml:space="preserve">(6), 1282- </w:t>
      </w:r>
      <w:r>
        <w:rPr>
          <w:color w:val="212121"/>
          <w:spacing w:val="-2"/>
        </w:rPr>
        <w:t>1291.</w:t>
      </w:r>
    </w:p>
    <w:p w14:paraId="0C81DF7A" w14:textId="77777777" w:rsidR="006E506B" w:rsidRDefault="00226618">
      <w:pPr>
        <w:pStyle w:val="BodyText"/>
        <w:spacing w:before="158" w:line="259" w:lineRule="auto"/>
        <w:ind w:left="100" w:right="210"/>
      </w:pPr>
      <w:r>
        <w:rPr>
          <w:color w:val="212121"/>
        </w:rPr>
        <w:t>Demer,</w:t>
      </w:r>
      <w:r>
        <w:rPr>
          <w:color w:val="212121"/>
          <w:spacing w:val="-3"/>
        </w:rPr>
        <w:t xml:space="preserve"> </w:t>
      </w:r>
      <w:r>
        <w:rPr>
          <w:color w:val="212121"/>
        </w:rPr>
        <w:t>DA,</w:t>
      </w:r>
      <w:r>
        <w:rPr>
          <w:color w:val="212121"/>
          <w:spacing w:val="-3"/>
        </w:rPr>
        <w:t xml:space="preserve"> </w:t>
      </w:r>
      <w:r>
        <w:rPr>
          <w:color w:val="212121"/>
        </w:rPr>
        <w:t>Berger,</w:t>
      </w:r>
      <w:r>
        <w:rPr>
          <w:color w:val="212121"/>
          <w:spacing w:val="-3"/>
        </w:rPr>
        <w:t xml:space="preserve"> </w:t>
      </w:r>
      <w:r>
        <w:rPr>
          <w:color w:val="212121"/>
        </w:rPr>
        <w:t>L,</w:t>
      </w:r>
      <w:r>
        <w:rPr>
          <w:color w:val="212121"/>
          <w:spacing w:val="-3"/>
        </w:rPr>
        <w:t xml:space="preserve"> </w:t>
      </w:r>
      <w:r>
        <w:rPr>
          <w:color w:val="212121"/>
        </w:rPr>
        <w:t>Bernasconi,</w:t>
      </w:r>
      <w:r>
        <w:rPr>
          <w:color w:val="212121"/>
          <w:spacing w:val="-3"/>
        </w:rPr>
        <w:t xml:space="preserve"> </w:t>
      </w:r>
      <w:r>
        <w:rPr>
          <w:color w:val="212121"/>
        </w:rPr>
        <w:t>M,</w:t>
      </w:r>
      <w:r>
        <w:rPr>
          <w:color w:val="212121"/>
          <w:spacing w:val="-3"/>
        </w:rPr>
        <w:t xml:space="preserve"> </w:t>
      </w:r>
      <w:r>
        <w:rPr>
          <w:color w:val="212121"/>
        </w:rPr>
        <w:t>Bethke,</w:t>
      </w:r>
      <w:r>
        <w:rPr>
          <w:color w:val="212121"/>
          <w:spacing w:val="-3"/>
        </w:rPr>
        <w:t xml:space="preserve"> </w:t>
      </w:r>
      <w:r>
        <w:rPr>
          <w:color w:val="212121"/>
        </w:rPr>
        <w:t>E,</w:t>
      </w:r>
      <w:r>
        <w:rPr>
          <w:color w:val="212121"/>
          <w:spacing w:val="-3"/>
        </w:rPr>
        <w:t xml:space="preserve"> </w:t>
      </w:r>
      <w:r>
        <w:rPr>
          <w:color w:val="212121"/>
        </w:rPr>
        <w:t>Boswell,</w:t>
      </w:r>
      <w:r>
        <w:rPr>
          <w:color w:val="212121"/>
          <w:spacing w:val="-3"/>
        </w:rPr>
        <w:t xml:space="preserve"> </w:t>
      </w:r>
      <w:r>
        <w:rPr>
          <w:color w:val="212121"/>
        </w:rPr>
        <w:t>K,</w:t>
      </w:r>
      <w:r>
        <w:rPr>
          <w:color w:val="212121"/>
          <w:spacing w:val="-3"/>
        </w:rPr>
        <w:t xml:space="preserve"> </w:t>
      </w:r>
      <w:r>
        <w:rPr>
          <w:color w:val="212121"/>
        </w:rPr>
        <w:t>Chu,</w:t>
      </w:r>
      <w:r>
        <w:rPr>
          <w:color w:val="212121"/>
          <w:spacing w:val="-3"/>
        </w:rPr>
        <w:t xml:space="preserve"> </w:t>
      </w:r>
      <w:r>
        <w:rPr>
          <w:color w:val="212121"/>
        </w:rPr>
        <w:t>D,and</w:t>
      </w:r>
      <w:r>
        <w:rPr>
          <w:color w:val="212121"/>
          <w:spacing w:val="-3"/>
        </w:rPr>
        <w:t xml:space="preserve"> </w:t>
      </w:r>
      <w:r>
        <w:rPr>
          <w:color w:val="212121"/>
        </w:rPr>
        <w:t>Williamson,</w:t>
      </w:r>
      <w:r>
        <w:rPr>
          <w:color w:val="212121"/>
          <w:spacing w:val="-3"/>
        </w:rPr>
        <w:t xml:space="preserve"> </w:t>
      </w:r>
      <w:r>
        <w:rPr>
          <w:color w:val="212121"/>
        </w:rPr>
        <w:t>N</w:t>
      </w:r>
      <w:r>
        <w:rPr>
          <w:color w:val="212121"/>
          <w:spacing w:val="-2"/>
        </w:rPr>
        <w:t xml:space="preserve"> </w:t>
      </w:r>
      <w:r>
        <w:rPr>
          <w:color w:val="212121"/>
        </w:rPr>
        <w:t>(2015). Calibration of acoustic instruments. ICES Cooperative Research Reports (CRR), 215.</w:t>
      </w:r>
    </w:p>
    <w:p w14:paraId="6D6705E9" w14:textId="77777777" w:rsidR="006E506B" w:rsidRDefault="00226618">
      <w:pPr>
        <w:spacing w:before="160" w:line="259" w:lineRule="auto"/>
        <w:ind w:left="100"/>
        <w:rPr>
          <w:sz w:val="24"/>
        </w:rPr>
      </w:pPr>
      <w:r>
        <w:rPr>
          <w:color w:val="212121"/>
          <w:sz w:val="24"/>
        </w:rPr>
        <w:t>Demer,</w:t>
      </w:r>
      <w:r>
        <w:rPr>
          <w:color w:val="212121"/>
          <w:spacing w:val="-2"/>
          <w:sz w:val="24"/>
        </w:rPr>
        <w:t xml:space="preserve"> </w:t>
      </w:r>
      <w:r>
        <w:rPr>
          <w:color w:val="212121"/>
          <w:sz w:val="24"/>
        </w:rPr>
        <w:t>D.</w:t>
      </w:r>
      <w:r>
        <w:rPr>
          <w:color w:val="212121"/>
          <w:spacing w:val="-2"/>
          <w:sz w:val="24"/>
        </w:rPr>
        <w:t xml:space="preserve"> </w:t>
      </w:r>
      <w:r>
        <w:rPr>
          <w:color w:val="212121"/>
          <w:sz w:val="24"/>
        </w:rPr>
        <w:t>A.,</w:t>
      </w:r>
      <w:r>
        <w:rPr>
          <w:color w:val="212121"/>
          <w:spacing w:val="-2"/>
          <w:sz w:val="24"/>
        </w:rPr>
        <w:t xml:space="preserve"> </w:t>
      </w:r>
      <w:r>
        <w:rPr>
          <w:color w:val="212121"/>
          <w:sz w:val="24"/>
        </w:rPr>
        <w:t>&amp;</w:t>
      </w:r>
      <w:r>
        <w:rPr>
          <w:color w:val="212121"/>
          <w:spacing w:val="-2"/>
          <w:sz w:val="24"/>
        </w:rPr>
        <w:t xml:space="preserve"> </w:t>
      </w:r>
      <w:r>
        <w:rPr>
          <w:color w:val="212121"/>
          <w:sz w:val="24"/>
        </w:rPr>
        <w:t>Hewitt,</w:t>
      </w:r>
      <w:r>
        <w:rPr>
          <w:color w:val="212121"/>
          <w:spacing w:val="-2"/>
          <w:sz w:val="24"/>
        </w:rPr>
        <w:t xml:space="preserve"> </w:t>
      </w:r>
      <w:r>
        <w:rPr>
          <w:color w:val="212121"/>
          <w:sz w:val="24"/>
        </w:rPr>
        <w:t>R.</w:t>
      </w:r>
      <w:r>
        <w:rPr>
          <w:color w:val="212121"/>
          <w:spacing w:val="-2"/>
          <w:sz w:val="24"/>
        </w:rPr>
        <w:t xml:space="preserve"> </w:t>
      </w:r>
      <w:r>
        <w:rPr>
          <w:color w:val="212121"/>
          <w:sz w:val="24"/>
        </w:rPr>
        <w:t>P.</w:t>
      </w:r>
      <w:r>
        <w:rPr>
          <w:color w:val="212121"/>
          <w:spacing w:val="-2"/>
          <w:sz w:val="24"/>
        </w:rPr>
        <w:t xml:space="preserve"> </w:t>
      </w:r>
      <w:r>
        <w:rPr>
          <w:color w:val="212121"/>
          <w:sz w:val="24"/>
        </w:rPr>
        <w:t>(1995).</w:t>
      </w:r>
      <w:r>
        <w:rPr>
          <w:color w:val="212121"/>
          <w:spacing w:val="-2"/>
          <w:sz w:val="24"/>
        </w:rPr>
        <w:t xml:space="preserve"> </w:t>
      </w:r>
      <w:r>
        <w:rPr>
          <w:color w:val="212121"/>
          <w:sz w:val="24"/>
        </w:rPr>
        <w:t>Bias</w:t>
      </w:r>
      <w:r>
        <w:rPr>
          <w:color w:val="212121"/>
          <w:spacing w:val="-4"/>
          <w:sz w:val="24"/>
        </w:rPr>
        <w:t xml:space="preserve"> </w:t>
      </w:r>
      <w:r>
        <w:rPr>
          <w:color w:val="212121"/>
          <w:sz w:val="24"/>
        </w:rPr>
        <w:t>in</w:t>
      </w:r>
      <w:r>
        <w:rPr>
          <w:color w:val="212121"/>
          <w:spacing w:val="-3"/>
          <w:sz w:val="24"/>
        </w:rPr>
        <w:t xml:space="preserve"> </w:t>
      </w:r>
      <w:r>
        <w:rPr>
          <w:color w:val="212121"/>
          <w:sz w:val="24"/>
        </w:rPr>
        <w:t>acoustic</w:t>
      </w:r>
      <w:r>
        <w:rPr>
          <w:color w:val="212121"/>
          <w:spacing w:val="-2"/>
          <w:sz w:val="24"/>
        </w:rPr>
        <w:t xml:space="preserve"> </w:t>
      </w:r>
      <w:r>
        <w:rPr>
          <w:color w:val="212121"/>
          <w:sz w:val="24"/>
        </w:rPr>
        <w:t>biomass</w:t>
      </w:r>
      <w:r>
        <w:rPr>
          <w:color w:val="212121"/>
          <w:spacing w:val="-4"/>
          <w:sz w:val="24"/>
        </w:rPr>
        <w:t xml:space="preserve"> </w:t>
      </w:r>
      <w:r>
        <w:rPr>
          <w:color w:val="212121"/>
          <w:sz w:val="24"/>
        </w:rPr>
        <w:t>estimates</w:t>
      </w:r>
      <w:r>
        <w:rPr>
          <w:color w:val="212121"/>
          <w:spacing w:val="-3"/>
          <w:sz w:val="24"/>
        </w:rPr>
        <w:t xml:space="preserve"> </w:t>
      </w:r>
      <w:r>
        <w:rPr>
          <w:color w:val="212121"/>
          <w:sz w:val="24"/>
        </w:rPr>
        <w:t>of</w:t>
      </w:r>
      <w:r>
        <w:rPr>
          <w:color w:val="212121"/>
          <w:spacing w:val="-1"/>
          <w:sz w:val="24"/>
        </w:rPr>
        <w:t xml:space="preserve"> </w:t>
      </w:r>
      <w:r>
        <w:rPr>
          <w:i/>
          <w:color w:val="212121"/>
          <w:sz w:val="24"/>
        </w:rPr>
        <w:t>Euphausia</w:t>
      </w:r>
      <w:r>
        <w:rPr>
          <w:i/>
          <w:color w:val="212121"/>
          <w:spacing w:val="-2"/>
          <w:sz w:val="24"/>
        </w:rPr>
        <w:t xml:space="preserve"> </w:t>
      </w:r>
      <w:r>
        <w:rPr>
          <w:i/>
          <w:color w:val="212121"/>
          <w:sz w:val="24"/>
        </w:rPr>
        <w:t xml:space="preserve">superba </w:t>
      </w:r>
      <w:r>
        <w:rPr>
          <w:color w:val="212121"/>
          <w:sz w:val="24"/>
        </w:rPr>
        <w:t>due</w:t>
      </w:r>
      <w:r>
        <w:rPr>
          <w:color w:val="212121"/>
          <w:spacing w:val="-2"/>
          <w:sz w:val="24"/>
        </w:rPr>
        <w:t xml:space="preserve"> </w:t>
      </w:r>
      <w:r>
        <w:rPr>
          <w:color w:val="212121"/>
          <w:sz w:val="24"/>
        </w:rPr>
        <w:t xml:space="preserve">to diel vertical migration. </w:t>
      </w:r>
      <w:r>
        <w:rPr>
          <w:i/>
          <w:color w:val="212121"/>
          <w:sz w:val="24"/>
        </w:rPr>
        <w:t>Deep Sea Research Part I: Oceanographic Research Papers</w:t>
      </w:r>
      <w:r>
        <w:rPr>
          <w:color w:val="212121"/>
          <w:sz w:val="24"/>
        </w:rPr>
        <w:t xml:space="preserve">, </w:t>
      </w:r>
      <w:r>
        <w:rPr>
          <w:i/>
          <w:color w:val="212121"/>
          <w:sz w:val="24"/>
        </w:rPr>
        <w:t>42</w:t>
      </w:r>
      <w:r>
        <w:rPr>
          <w:color w:val="212121"/>
          <w:sz w:val="24"/>
        </w:rPr>
        <w:t>(4), 455-475.</w:t>
      </w:r>
    </w:p>
    <w:p w14:paraId="245ABD7F" w14:textId="77777777" w:rsidR="006E506B" w:rsidRDefault="00226618">
      <w:pPr>
        <w:pStyle w:val="BodyText"/>
        <w:spacing w:before="159" w:line="261" w:lineRule="auto"/>
        <w:ind w:left="100" w:right="210"/>
      </w:pPr>
      <w:r>
        <w:rPr>
          <w:color w:val="212121"/>
        </w:rPr>
        <w:t>Foote</w:t>
      </w:r>
      <w:r>
        <w:rPr>
          <w:color w:val="212121"/>
          <w:spacing w:val="-3"/>
        </w:rPr>
        <w:t xml:space="preserve"> </w:t>
      </w:r>
      <w:r>
        <w:rPr>
          <w:color w:val="212121"/>
        </w:rPr>
        <w:t>K.G.,</w:t>
      </w:r>
      <w:r>
        <w:rPr>
          <w:color w:val="212121"/>
          <w:spacing w:val="-3"/>
        </w:rPr>
        <w:t xml:space="preserve"> </w:t>
      </w:r>
      <w:r>
        <w:rPr>
          <w:color w:val="212121"/>
        </w:rPr>
        <w:t>Knudsen</w:t>
      </w:r>
      <w:r>
        <w:rPr>
          <w:color w:val="212121"/>
          <w:spacing w:val="-4"/>
        </w:rPr>
        <w:t xml:space="preserve"> </w:t>
      </w:r>
      <w:r>
        <w:rPr>
          <w:color w:val="212121"/>
        </w:rPr>
        <w:t>H.P.,</w:t>
      </w:r>
      <w:r>
        <w:rPr>
          <w:color w:val="212121"/>
          <w:spacing w:val="-3"/>
        </w:rPr>
        <w:t xml:space="preserve"> </w:t>
      </w:r>
      <w:r>
        <w:rPr>
          <w:color w:val="212121"/>
        </w:rPr>
        <w:t>Vestnes</w:t>
      </w:r>
      <w:r>
        <w:rPr>
          <w:color w:val="212121"/>
          <w:spacing w:val="-3"/>
        </w:rPr>
        <w:t xml:space="preserve"> </w:t>
      </w:r>
      <w:r>
        <w:rPr>
          <w:color w:val="212121"/>
        </w:rPr>
        <w:t>G.,</w:t>
      </w:r>
      <w:r>
        <w:rPr>
          <w:color w:val="212121"/>
          <w:spacing w:val="-3"/>
        </w:rPr>
        <w:t xml:space="preserve"> </w:t>
      </w:r>
      <w:r>
        <w:rPr>
          <w:color w:val="212121"/>
        </w:rPr>
        <w:t>Brede</w:t>
      </w:r>
      <w:r>
        <w:rPr>
          <w:color w:val="212121"/>
          <w:spacing w:val="-3"/>
        </w:rPr>
        <w:t xml:space="preserve"> </w:t>
      </w:r>
      <w:r>
        <w:rPr>
          <w:color w:val="212121"/>
        </w:rPr>
        <w:t>R.</w:t>
      </w:r>
      <w:r>
        <w:rPr>
          <w:color w:val="212121"/>
          <w:spacing w:val="-3"/>
        </w:rPr>
        <w:t xml:space="preserve"> </w:t>
      </w:r>
      <w:r>
        <w:rPr>
          <w:color w:val="212121"/>
        </w:rPr>
        <w:t>and</w:t>
      </w:r>
      <w:r>
        <w:rPr>
          <w:color w:val="212121"/>
          <w:spacing w:val="-3"/>
        </w:rPr>
        <w:t xml:space="preserve"> </w:t>
      </w:r>
      <w:r>
        <w:rPr>
          <w:color w:val="212121"/>
        </w:rPr>
        <w:t>Nielsen</w:t>
      </w:r>
      <w:r>
        <w:rPr>
          <w:color w:val="212121"/>
          <w:spacing w:val="-4"/>
        </w:rPr>
        <w:t xml:space="preserve"> </w:t>
      </w:r>
      <w:r>
        <w:rPr>
          <w:color w:val="212121"/>
        </w:rPr>
        <w:t>R.L.</w:t>
      </w:r>
      <w:r>
        <w:rPr>
          <w:color w:val="212121"/>
          <w:spacing w:val="-2"/>
        </w:rPr>
        <w:t xml:space="preserve"> </w:t>
      </w:r>
      <w:r>
        <w:rPr>
          <w:color w:val="212121"/>
        </w:rPr>
        <w:t>(1981).</w:t>
      </w:r>
      <w:r>
        <w:rPr>
          <w:color w:val="212121"/>
          <w:spacing w:val="-3"/>
        </w:rPr>
        <w:t xml:space="preserve"> </w:t>
      </w:r>
      <w:r>
        <w:rPr>
          <w:color w:val="212121"/>
        </w:rPr>
        <w:t>Improved</w:t>
      </w:r>
      <w:r>
        <w:rPr>
          <w:color w:val="212121"/>
          <w:spacing w:val="-3"/>
        </w:rPr>
        <w:t xml:space="preserve"> </w:t>
      </w:r>
      <w:r>
        <w:rPr>
          <w:color w:val="212121"/>
        </w:rPr>
        <w:t>calibration</w:t>
      </w:r>
      <w:r>
        <w:rPr>
          <w:color w:val="212121"/>
          <w:spacing w:val="-4"/>
        </w:rPr>
        <w:t xml:space="preserve"> </w:t>
      </w:r>
      <w:r>
        <w:rPr>
          <w:color w:val="212121"/>
        </w:rPr>
        <w:t>of hydroacoustic equipment with copper spheres. ICES CM1981/B:20, 18 pp</w:t>
      </w:r>
    </w:p>
    <w:p w14:paraId="482482BC" w14:textId="77777777" w:rsidR="006E506B" w:rsidRDefault="00226618">
      <w:pPr>
        <w:pStyle w:val="BodyText"/>
        <w:spacing w:before="156" w:line="259" w:lineRule="auto"/>
        <w:ind w:left="100" w:right="153"/>
        <w:rPr>
          <w:i/>
        </w:rPr>
      </w:pPr>
      <w:r>
        <w:rPr>
          <w:color w:val="212121"/>
        </w:rPr>
        <w:t>Guihen,</w:t>
      </w:r>
      <w:r>
        <w:rPr>
          <w:color w:val="212121"/>
          <w:spacing w:val="-3"/>
        </w:rPr>
        <w:t xml:space="preserve"> </w:t>
      </w:r>
      <w:r>
        <w:rPr>
          <w:color w:val="212121"/>
        </w:rPr>
        <w:t>D,</w:t>
      </w:r>
      <w:r>
        <w:rPr>
          <w:color w:val="212121"/>
          <w:spacing w:val="-3"/>
        </w:rPr>
        <w:t xml:space="preserve"> </w:t>
      </w:r>
      <w:r>
        <w:rPr>
          <w:color w:val="212121"/>
        </w:rPr>
        <w:t>Fielding,</w:t>
      </w:r>
      <w:r>
        <w:rPr>
          <w:color w:val="212121"/>
          <w:spacing w:val="-3"/>
        </w:rPr>
        <w:t xml:space="preserve"> </w:t>
      </w:r>
      <w:r>
        <w:rPr>
          <w:color w:val="212121"/>
        </w:rPr>
        <w:t>S.</w:t>
      </w:r>
      <w:r>
        <w:rPr>
          <w:color w:val="212121"/>
          <w:spacing w:val="-3"/>
        </w:rPr>
        <w:t xml:space="preserve"> </w:t>
      </w:r>
      <w:r>
        <w:rPr>
          <w:color w:val="212121"/>
        </w:rPr>
        <w:t>Murphy,</w:t>
      </w:r>
      <w:r>
        <w:rPr>
          <w:color w:val="212121"/>
          <w:spacing w:val="-3"/>
        </w:rPr>
        <w:t xml:space="preserve"> </w:t>
      </w:r>
      <w:r>
        <w:rPr>
          <w:color w:val="212121"/>
        </w:rPr>
        <w:t>E</w:t>
      </w:r>
      <w:r>
        <w:rPr>
          <w:color w:val="212121"/>
          <w:spacing w:val="-3"/>
        </w:rPr>
        <w:t xml:space="preserve"> </w:t>
      </w:r>
      <w:r>
        <w:rPr>
          <w:color w:val="212121"/>
        </w:rPr>
        <w:t>J,</w:t>
      </w:r>
      <w:r>
        <w:rPr>
          <w:color w:val="212121"/>
          <w:spacing w:val="-3"/>
        </w:rPr>
        <w:t xml:space="preserve"> </w:t>
      </w:r>
      <w:r>
        <w:rPr>
          <w:color w:val="212121"/>
        </w:rPr>
        <w:t>Heywood,</w:t>
      </w:r>
      <w:r>
        <w:rPr>
          <w:color w:val="212121"/>
          <w:spacing w:val="-3"/>
        </w:rPr>
        <w:t xml:space="preserve"> </w:t>
      </w:r>
      <w:r>
        <w:rPr>
          <w:color w:val="212121"/>
        </w:rPr>
        <w:t>KJ,</w:t>
      </w:r>
      <w:r>
        <w:rPr>
          <w:color w:val="212121"/>
          <w:spacing w:val="-5"/>
        </w:rPr>
        <w:t xml:space="preserve"> </w:t>
      </w:r>
      <w:r>
        <w:rPr>
          <w:color w:val="212121"/>
        </w:rPr>
        <w:t>and</w:t>
      </w:r>
      <w:r>
        <w:rPr>
          <w:color w:val="212121"/>
          <w:spacing w:val="-3"/>
        </w:rPr>
        <w:t xml:space="preserve"> </w:t>
      </w:r>
      <w:r>
        <w:rPr>
          <w:color w:val="212121"/>
        </w:rPr>
        <w:t>Griffiths,</w:t>
      </w:r>
      <w:r>
        <w:rPr>
          <w:color w:val="212121"/>
          <w:spacing w:val="-3"/>
        </w:rPr>
        <w:t xml:space="preserve"> </w:t>
      </w:r>
      <w:r>
        <w:rPr>
          <w:color w:val="212121"/>
        </w:rPr>
        <w:t>G.</w:t>
      </w:r>
      <w:r>
        <w:rPr>
          <w:color w:val="212121"/>
          <w:spacing w:val="-3"/>
        </w:rPr>
        <w:t xml:space="preserve"> </w:t>
      </w:r>
      <w:r>
        <w:rPr>
          <w:color w:val="212121"/>
        </w:rPr>
        <w:t>(2014).</w:t>
      </w:r>
      <w:r>
        <w:rPr>
          <w:color w:val="212121"/>
          <w:spacing w:val="-1"/>
        </w:rPr>
        <w:t xml:space="preserve"> </w:t>
      </w:r>
      <w:r>
        <w:rPr>
          <w:color w:val="212121"/>
        </w:rPr>
        <w:t>An</w:t>
      </w:r>
      <w:r>
        <w:rPr>
          <w:color w:val="212121"/>
          <w:spacing w:val="-4"/>
        </w:rPr>
        <w:t xml:space="preserve"> </w:t>
      </w:r>
      <w:r>
        <w:rPr>
          <w:color w:val="212121"/>
        </w:rPr>
        <w:t>assessment</w:t>
      </w:r>
      <w:r>
        <w:rPr>
          <w:color w:val="212121"/>
          <w:spacing w:val="-3"/>
        </w:rPr>
        <w:t xml:space="preserve"> </w:t>
      </w:r>
      <w:r>
        <w:rPr>
          <w:color w:val="212121"/>
        </w:rPr>
        <w:t>of</w:t>
      </w:r>
      <w:r>
        <w:rPr>
          <w:color w:val="212121"/>
          <w:spacing w:val="-4"/>
        </w:rPr>
        <w:t xml:space="preserve"> </w:t>
      </w:r>
      <w:r>
        <w:rPr>
          <w:color w:val="212121"/>
        </w:rPr>
        <w:t>the use of ocean gliders to undertake acoustic measurements of zooplankton: the distribution and density of Antarctic krill (</w:t>
      </w:r>
      <w:r>
        <w:rPr>
          <w:i/>
          <w:color w:val="212121"/>
        </w:rPr>
        <w:t>Euphausia superba</w:t>
      </w:r>
      <w:r>
        <w:rPr>
          <w:color w:val="212121"/>
        </w:rPr>
        <w:t xml:space="preserve">) in the Weddell Sea. </w:t>
      </w:r>
      <w:r>
        <w:rPr>
          <w:i/>
          <w:color w:val="212121"/>
        </w:rPr>
        <w:t>Limnology and Oceanography:</w:t>
      </w:r>
    </w:p>
    <w:p w14:paraId="3BB838B8" w14:textId="77777777" w:rsidR="006E506B" w:rsidRDefault="00226618">
      <w:pPr>
        <w:pStyle w:val="BodyText"/>
        <w:spacing w:line="269" w:lineRule="exact"/>
        <w:ind w:left="100"/>
      </w:pPr>
      <w:r>
        <w:rPr>
          <w:i/>
          <w:color w:val="212121"/>
        </w:rPr>
        <w:t>Methods</w:t>
      </w:r>
      <w:r>
        <w:rPr>
          <w:color w:val="212121"/>
        </w:rPr>
        <w:t>,</w:t>
      </w:r>
      <w:r>
        <w:rPr>
          <w:color w:val="212121"/>
          <w:spacing w:val="-2"/>
        </w:rPr>
        <w:t xml:space="preserve"> </w:t>
      </w:r>
      <w:r>
        <w:rPr>
          <w:i/>
          <w:color w:val="212121"/>
        </w:rPr>
        <w:t>12</w:t>
      </w:r>
      <w:r>
        <w:rPr>
          <w:color w:val="212121"/>
        </w:rPr>
        <w:t>(6),</w:t>
      </w:r>
      <w:r>
        <w:rPr>
          <w:color w:val="212121"/>
          <w:spacing w:val="-1"/>
        </w:rPr>
        <w:t xml:space="preserve"> </w:t>
      </w:r>
      <w:r>
        <w:rPr>
          <w:color w:val="212121"/>
        </w:rPr>
        <w:t>373-389.</w:t>
      </w:r>
      <w:r>
        <w:rPr>
          <w:color w:val="212121"/>
          <w:spacing w:val="-1"/>
        </w:rPr>
        <w:t xml:space="preserve"> </w:t>
      </w:r>
      <w:r>
        <w:rPr>
          <w:spacing w:val="-2"/>
        </w:rPr>
        <w:t>https://doi.org/10.4319/lom.2014.12.373</w:t>
      </w:r>
    </w:p>
    <w:p w14:paraId="2564BD31" w14:textId="77777777" w:rsidR="006E506B" w:rsidRDefault="00226618">
      <w:pPr>
        <w:pStyle w:val="BodyText"/>
        <w:spacing w:before="181" w:line="259" w:lineRule="auto"/>
        <w:ind w:left="100" w:right="228"/>
      </w:pPr>
      <w:r>
        <w:t>Hewitt, RP, Demer DA, and Emerey, JH. (2003). An 8-year cycle in krill biomass density inferred from acoustics surveys conducted in the vicinity of South Shetland Islands during the austral summers</w:t>
      </w:r>
      <w:r>
        <w:rPr>
          <w:spacing w:val="-5"/>
        </w:rPr>
        <w:t xml:space="preserve"> </w:t>
      </w:r>
      <w:r>
        <w:t>of</w:t>
      </w:r>
      <w:r>
        <w:rPr>
          <w:spacing w:val="-3"/>
        </w:rPr>
        <w:t xml:space="preserve"> </w:t>
      </w:r>
      <w:r>
        <w:t>1991-1992</w:t>
      </w:r>
      <w:r>
        <w:rPr>
          <w:spacing w:val="-3"/>
        </w:rPr>
        <w:t xml:space="preserve"> </w:t>
      </w:r>
      <w:r>
        <w:t>through</w:t>
      </w:r>
      <w:r>
        <w:rPr>
          <w:spacing w:val="-4"/>
        </w:rPr>
        <w:t xml:space="preserve"> </w:t>
      </w:r>
      <w:r>
        <w:t>2001-2002.</w:t>
      </w:r>
      <w:r>
        <w:rPr>
          <w:spacing w:val="-3"/>
        </w:rPr>
        <w:t xml:space="preserve"> </w:t>
      </w:r>
      <w:r>
        <w:t>Aquatic</w:t>
      </w:r>
      <w:r>
        <w:rPr>
          <w:spacing w:val="-5"/>
        </w:rPr>
        <w:t xml:space="preserve"> </w:t>
      </w:r>
      <w:r>
        <w:t>Living</w:t>
      </w:r>
      <w:r>
        <w:rPr>
          <w:spacing w:val="-3"/>
        </w:rPr>
        <w:t xml:space="preserve"> </w:t>
      </w:r>
      <w:r>
        <w:t>Resources.</w:t>
      </w:r>
      <w:r>
        <w:rPr>
          <w:spacing w:val="-3"/>
        </w:rPr>
        <w:t xml:space="preserve"> </w:t>
      </w:r>
      <w:r>
        <w:t>Vol</w:t>
      </w:r>
      <w:r>
        <w:rPr>
          <w:spacing w:val="-3"/>
        </w:rPr>
        <w:t xml:space="preserve"> </w:t>
      </w:r>
      <w:r>
        <w:t>16,</w:t>
      </w:r>
      <w:r>
        <w:rPr>
          <w:spacing w:val="-6"/>
        </w:rPr>
        <w:t xml:space="preserve"> </w:t>
      </w:r>
      <w:r>
        <w:t>Issue</w:t>
      </w:r>
      <w:r>
        <w:rPr>
          <w:spacing w:val="-3"/>
        </w:rPr>
        <w:t xml:space="preserve"> </w:t>
      </w:r>
      <w:r>
        <w:t>3.</w:t>
      </w:r>
      <w:r>
        <w:rPr>
          <w:spacing w:val="-3"/>
        </w:rPr>
        <w:t xml:space="preserve"> </w:t>
      </w:r>
      <w:r>
        <w:t>Pp.</w:t>
      </w:r>
      <w:r>
        <w:rPr>
          <w:spacing w:val="-3"/>
        </w:rPr>
        <w:t xml:space="preserve"> </w:t>
      </w:r>
      <w:r>
        <w:t xml:space="preserve">205-213. </w:t>
      </w:r>
      <w:r>
        <w:rPr>
          <w:spacing w:val="-2"/>
        </w:rPr>
        <w:t>https://doi.org/10.1016/S0990-7440(03)00019-6</w:t>
      </w:r>
    </w:p>
    <w:p w14:paraId="24BACC2E" w14:textId="77777777" w:rsidR="006E506B" w:rsidRDefault="00226618">
      <w:pPr>
        <w:pStyle w:val="BodyText"/>
        <w:spacing w:before="159" w:line="259" w:lineRule="auto"/>
        <w:ind w:left="100"/>
      </w:pPr>
      <w:r>
        <w:t>Kinzey</w:t>
      </w:r>
      <w:r>
        <w:rPr>
          <w:spacing w:val="-1"/>
        </w:rPr>
        <w:t xml:space="preserve"> </w:t>
      </w:r>
      <w:r>
        <w:t>D,</w:t>
      </w:r>
      <w:r>
        <w:rPr>
          <w:spacing w:val="-5"/>
        </w:rPr>
        <w:t xml:space="preserve"> </w:t>
      </w:r>
      <w:r>
        <w:t>Cossio</w:t>
      </w:r>
      <w:r>
        <w:rPr>
          <w:spacing w:val="-3"/>
        </w:rPr>
        <w:t xml:space="preserve"> </w:t>
      </w:r>
      <w:r>
        <w:t>AM,</w:t>
      </w:r>
      <w:r>
        <w:rPr>
          <w:spacing w:val="-2"/>
        </w:rPr>
        <w:t xml:space="preserve"> </w:t>
      </w:r>
      <w:r>
        <w:t>Reiss</w:t>
      </w:r>
      <w:r>
        <w:rPr>
          <w:spacing w:val="-4"/>
        </w:rPr>
        <w:t xml:space="preserve"> </w:t>
      </w:r>
      <w:r>
        <w:t>CS</w:t>
      </w:r>
      <w:r>
        <w:rPr>
          <w:spacing w:val="-2"/>
        </w:rPr>
        <w:t xml:space="preserve"> </w:t>
      </w:r>
      <w:r>
        <w:t>and</w:t>
      </w:r>
      <w:r>
        <w:rPr>
          <w:spacing w:val="-2"/>
        </w:rPr>
        <w:t xml:space="preserve"> </w:t>
      </w:r>
      <w:r>
        <w:t>Watters</w:t>
      </w:r>
      <w:r>
        <w:rPr>
          <w:spacing w:val="-4"/>
        </w:rPr>
        <w:t xml:space="preserve"> </w:t>
      </w:r>
      <w:r>
        <w:t>GM</w:t>
      </w:r>
      <w:r>
        <w:rPr>
          <w:spacing w:val="-4"/>
        </w:rPr>
        <w:t xml:space="preserve"> </w:t>
      </w:r>
      <w:r>
        <w:t>(2022).</w:t>
      </w:r>
      <w:r>
        <w:rPr>
          <w:spacing w:val="-2"/>
        </w:rPr>
        <w:t xml:space="preserve"> </w:t>
      </w:r>
      <w:r>
        <w:t>Acoustic</w:t>
      </w:r>
      <w:r>
        <w:rPr>
          <w:spacing w:val="-2"/>
        </w:rPr>
        <w:t xml:space="preserve"> </w:t>
      </w:r>
      <w:r>
        <w:t>sampling</w:t>
      </w:r>
      <w:r>
        <w:rPr>
          <w:spacing w:val="-2"/>
        </w:rPr>
        <w:t xml:space="preserve"> </w:t>
      </w:r>
      <w:r>
        <w:t>of</w:t>
      </w:r>
      <w:r>
        <w:rPr>
          <w:spacing w:val="-2"/>
        </w:rPr>
        <w:t xml:space="preserve"> </w:t>
      </w:r>
      <w:r>
        <w:t>Antarctic</w:t>
      </w:r>
      <w:r>
        <w:rPr>
          <w:spacing w:val="-2"/>
        </w:rPr>
        <w:t xml:space="preserve"> </w:t>
      </w:r>
      <w:r>
        <w:t>krill</w:t>
      </w:r>
      <w:r>
        <w:rPr>
          <w:spacing w:val="-2"/>
        </w:rPr>
        <w:t xml:space="preserve"> </w:t>
      </w:r>
      <w:r>
        <w:t>with simulated underwater buoyancy gliders: Does the sawtooth dive pattern work? Front. Mar.</w:t>
      </w:r>
    </w:p>
    <w:p w14:paraId="2D37D036" w14:textId="77777777" w:rsidR="006E506B" w:rsidRDefault="00226618">
      <w:pPr>
        <w:pStyle w:val="BodyText"/>
        <w:ind w:left="100"/>
      </w:pPr>
      <w:r>
        <w:t>Sci.</w:t>
      </w:r>
      <w:r>
        <w:rPr>
          <w:spacing w:val="-1"/>
        </w:rPr>
        <w:t xml:space="preserve"> </w:t>
      </w:r>
      <w:r>
        <w:t>9:1064181.</w:t>
      </w:r>
      <w:r>
        <w:rPr>
          <w:spacing w:val="-1"/>
        </w:rPr>
        <w:t xml:space="preserve"> </w:t>
      </w:r>
      <w:r>
        <w:t xml:space="preserve">doi: </w:t>
      </w:r>
      <w:r>
        <w:rPr>
          <w:spacing w:val="-2"/>
        </w:rPr>
        <w:t>10.3389/fmars.2022.1064181</w:t>
      </w:r>
    </w:p>
    <w:p w14:paraId="513B76BE" w14:textId="77777777" w:rsidR="006E506B" w:rsidRDefault="006E506B">
      <w:pPr>
        <w:sectPr w:rsidR="006E506B">
          <w:pgSz w:w="12240" w:h="15840"/>
          <w:pgMar w:top="1360" w:right="1320" w:bottom="280" w:left="1340" w:header="720" w:footer="720" w:gutter="0"/>
          <w:cols w:space="720"/>
        </w:sectPr>
      </w:pPr>
    </w:p>
    <w:p w14:paraId="714729AB" w14:textId="77777777" w:rsidR="006E506B" w:rsidRDefault="00226618">
      <w:pPr>
        <w:pStyle w:val="BodyText"/>
        <w:spacing w:before="80" w:line="259" w:lineRule="auto"/>
        <w:ind w:left="100" w:right="296"/>
      </w:pPr>
      <w:r>
        <w:rPr>
          <w:color w:val="212121"/>
        </w:rPr>
        <w:lastRenderedPageBreak/>
        <w:t>Miller,</w:t>
      </w:r>
      <w:r>
        <w:rPr>
          <w:color w:val="212121"/>
          <w:spacing w:val="-3"/>
        </w:rPr>
        <w:t xml:space="preserve"> </w:t>
      </w:r>
      <w:r>
        <w:rPr>
          <w:color w:val="212121"/>
        </w:rPr>
        <w:t>AK,</w:t>
      </w:r>
      <w:r>
        <w:rPr>
          <w:color w:val="212121"/>
          <w:spacing w:val="-3"/>
        </w:rPr>
        <w:t xml:space="preserve"> </w:t>
      </w:r>
      <w:r>
        <w:rPr>
          <w:color w:val="212121"/>
        </w:rPr>
        <w:t>and</w:t>
      </w:r>
      <w:r>
        <w:rPr>
          <w:color w:val="212121"/>
          <w:spacing w:val="-3"/>
        </w:rPr>
        <w:t xml:space="preserve"> </w:t>
      </w:r>
      <w:r>
        <w:rPr>
          <w:color w:val="212121"/>
        </w:rPr>
        <w:t>Trivelpiece,</w:t>
      </w:r>
      <w:r>
        <w:rPr>
          <w:color w:val="212121"/>
          <w:spacing w:val="-3"/>
        </w:rPr>
        <w:t xml:space="preserve"> </w:t>
      </w:r>
      <w:r>
        <w:rPr>
          <w:color w:val="212121"/>
        </w:rPr>
        <w:t>WZ.</w:t>
      </w:r>
      <w:r>
        <w:rPr>
          <w:color w:val="212121"/>
          <w:spacing w:val="-3"/>
        </w:rPr>
        <w:t xml:space="preserve"> </w:t>
      </w:r>
      <w:r>
        <w:rPr>
          <w:color w:val="212121"/>
        </w:rPr>
        <w:t>(2007).</w:t>
      </w:r>
      <w:r>
        <w:rPr>
          <w:color w:val="212121"/>
          <w:spacing w:val="-3"/>
        </w:rPr>
        <w:t xml:space="preserve"> </w:t>
      </w:r>
      <w:r>
        <w:rPr>
          <w:color w:val="212121"/>
        </w:rPr>
        <w:t>Cycles</w:t>
      </w:r>
      <w:r>
        <w:rPr>
          <w:color w:val="212121"/>
          <w:spacing w:val="-5"/>
        </w:rPr>
        <w:t xml:space="preserve"> </w:t>
      </w:r>
      <w:r>
        <w:rPr>
          <w:color w:val="212121"/>
        </w:rPr>
        <w:t>of</w:t>
      </w:r>
      <w:r>
        <w:rPr>
          <w:color w:val="212121"/>
          <w:spacing w:val="-6"/>
        </w:rPr>
        <w:t xml:space="preserve"> </w:t>
      </w:r>
      <w:r>
        <w:rPr>
          <w:i/>
          <w:color w:val="212121"/>
        </w:rPr>
        <w:t>Euphausia</w:t>
      </w:r>
      <w:r>
        <w:rPr>
          <w:i/>
          <w:color w:val="212121"/>
          <w:spacing w:val="-2"/>
        </w:rPr>
        <w:t xml:space="preserve"> </w:t>
      </w:r>
      <w:r>
        <w:rPr>
          <w:i/>
          <w:color w:val="212121"/>
        </w:rPr>
        <w:t xml:space="preserve">superba </w:t>
      </w:r>
      <w:r>
        <w:rPr>
          <w:color w:val="212121"/>
        </w:rPr>
        <w:t>recruitment</w:t>
      </w:r>
      <w:r>
        <w:rPr>
          <w:color w:val="212121"/>
          <w:spacing w:val="-3"/>
        </w:rPr>
        <w:t xml:space="preserve"> </w:t>
      </w:r>
      <w:r>
        <w:rPr>
          <w:color w:val="212121"/>
        </w:rPr>
        <w:t>evident</w:t>
      </w:r>
      <w:r>
        <w:rPr>
          <w:color w:val="212121"/>
          <w:spacing w:val="-3"/>
        </w:rPr>
        <w:t xml:space="preserve"> </w:t>
      </w:r>
      <w:r>
        <w:rPr>
          <w:color w:val="212121"/>
        </w:rPr>
        <w:t>in</w:t>
      </w:r>
      <w:r>
        <w:rPr>
          <w:color w:val="212121"/>
          <w:spacing w:val="-4"/>
        </w:rPr>
        <w:t xml:space="preserve"> </w:t>
      </w:r>
      <w:r>
        <w:rPr>
          <w:color w:val="212121"/>
        </w:rPr>
        <w:t>the</w:t>
      </w:r>
      <w:r>
        <w:rPr>
          <w:color w:val="212121"/>
          <w:spacing w:val="-3"/>
        </w:rPr>
        <w:t xml:space="preserve"> </w:t>
      </w:r>
      <w:r>
        <w:rPr>
          <w:color w:val="212121"/>
        </w:rPr>
        <w:t xml:space="preserve">diet of Pygoscelid penguins and net trawls in the South Shetland Islands, Antarctica. Polar Biology, 30, </w:t>
      </w:r>
      <w:r>
        <w:rPr>
          <w:color w:val="212121"/>
          <w:spacing w:val="-2"/>
        </w:rPr>
        <w:t>1615-1623.</w:t>
      </w:r>
    </w:p>
    <w:p w14:paraId="52166C5F" w14:textId="77777777" w:rsidR="006E506B" w:rsidRDefault="00226618">
      <w:pPr>
        <w:pStyle w:val="BodyText"/>
        <w:spacing w:before="159" w:line="259" w:lineRule="auto"/>
        <w:ind w:left="100"/>
      </w:pPr>
      <w:r>
        <w:rPr>
          <w:color w:val="212121"/>
        </w:rPr>
        <w:t>Reid,</w:t>
      </w:r>
      <w:r>
        <w:rPr>
          <w:color w:val="212121"/>
          <w:spacing w:val="-3"/>
        </w:rPr>
        <w:t xml:space="preserve"> </w:t>
      </w:r>
      <w:r>
        <w:rPr>
          <w:color w:val="212121"/>
        </w:rPr>
        <w:t>K,</w:t>
      </w:r>
      <w:r>
        <w:rPr>
          <w:color w:val="212121"/>
          <w:spacing w:val="-5"/>
        </w:rPr>
        <w:t xml:space="preserve"> </w:t>
      </w:r>
      <w:r>
        <w:rPr>
          <w:color w:val="212121"/>
        </w:rPr>
        <w:t>and</w:t>
      </w:r>
      <w:r>
        <w:rPr>
          <w:color w:val="212121"/>
          <w:spacing w:val="-3"/>
        </w:rPr>
        <w:t xml:space="preserve"> </w:t>
      </w:r>
      <w:r>
        <w:rPr>
          <w:color w:val="212121"/>
        </w:rPr>
        <w:t>Brierley,</w:t>
      </w:r>
      <w:r>
        <w:rPr>
          <w:color w:val="212121"/>
          <w:spacing w:val="-3"/>
        </w:rPr>
        <w:t xml:space="preserve"> </w:t>
      </w:r>
      <w:r>
        <w:rPr>
          <w:color w:val="212121"/>
        </w:rPr>
        <w:t>A</w:t>
      </w:r>
      <w:r>
        <w:rPr>
          <w:color w:val="212121"/>
          <w:spacing w:val="-3"/>
        </w:rPr>
        <w:t xml:space="preserve"> </w:t>
      </w:r>
      <w:r>
        <w:rPr>
          <w:color w:val="212121"/>
        </w:rPr>
        <w:t>S.</w:t>
      </w:r>
      <w:r>
        <w:rPr>
          <w:color w:val="212121"/>
          <w:spacing w:val="-5"/>
        </w:rPr>
        <w:t xml:space="preserve"> </w:t>
      </w:r>
      <w:r>
        <w:rPr>
          <w:color w:val="212121"/>
        </w:rPr>
        <w:t>(2001).</w:t>
      </w:r>
      <w:r>
        <w:rPr>
          <w:color w:val="212121"/>
          <w:spacing w:val="-3"/>
        </w:rPr>
        <w:t xml:space="preserve"> </w:t>
      </w:r>
      <w:r>
        <w:rPr>
          <w:color w:val="212121"/>
        </w:rPr>
        <w:t>The</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predator-derived</w:t>
      </w:r>
      <w:r>
        <w:rPr>
          <w:color w:val="212121"/>
          <w:spacing w:val="-3"/>
        </w:rPr>
        <w:t xml:space="preserve"> </w:t>
      </w:r>
      <w:r>
        <w:rPr>
          <w:color w:val="212121"/>
        </w:rPr>
        <w:t>krill</w:t>
      </w:r>
      <w:r>
        <w:rPr>
          <w:color w:val="212121"/>
          <w:spacing w:val="-3"/>
        </w:rPr>
        <w:t xml:space="preserve"> </w:t>
      </w:r>
      <w:r>
        <w:rPr>
          <w:color w:val="212121"/>
        </w:rPr>
        <w:t>length-frequency</w:t>
      </w:r>
      <w:r>
        <w:rPr>
          <w:color w:val="212121"/>
          <w:spacing w:val="-2"/>
        </w:rPr>
        <w:t xml:space="preserve"> </w:t>
      </w:r>
      <w:r>
        <w:rPr>
          <w:color w:val="212121"/>
        </w:rPr>
        <w:t>distributions</w:t>
      </w:r>
      <w:r>
        <w:rPr>
          <w:color w:val="212121"/>
          <w:spacing w:val="-5"/>
        </w:rPr>
        <w:t xml:space="preserve"> </w:t>
      </w:r>
      <w:r>
        <w:rPr>
          <w:color w:val="212121"/>
        </w:rPr>
        <w:t>to calculate krill target strength. CCAMLR Science, 8, 155-163.</w:t>
      </w:r>
    </w:p>
    <w:p w14:paraId="41485E0A" w14:textId="77777777" w:rsidR="006E506B" w:rsidRDefault="00226618">
      <w:pPr>
        <w:pStyle w:val="BodyText"/>
        <w:spacing w:before="159" w:line="259" w:lineRule="auto"/>
        <w:ind w:left="100"/>
      </w:pPr>
      <w:r>
        <w:rPr>
          <w:color w:val="212121"/>
        </w:rPr>
        <w:t>Reiss,</w:t>
      </w:r>
      <w:r>
        <w:rPr>
          <w:color w:val="212121"/>
          <w:spacing w:val="-3"/>
        </w:rPr>
        <w:t xml:space="preserve"> </w:t>
      </w:r>
      <w:r>
        <w:rPr>
          <w:color w:val="212121"/>
        </w:rPr>
        <w:t>CS,</w:t>
      </w:r>
      <w:r>
        <w:rPr>
          <w:color w:val="212121"/>
          <w:spacing w:val="-3"/>
        </w:rPr>
        <w:t xml:space="preserve"> </w:t>
      </w:r>
      <w:r>
        <w:rPr>
          <w:color w:val="212121"/>
        </w:rPr>
        <w:t>Cossio,</w:t>
      </w:r>
      <w:r>
        <w:rPr>
          <w:color w:val="212121"/>
          <w:spacing w:val="-3"/>
        </w:rPr>
        <w:t xml:space="preserve"> </w:t>
      </w:r>
      <w:r>
        <w:rPr>
          <w:color w:val="212121"/>
        </w:rPr>
        <w:t>AM,</w:t>
      </w:r>
      <w:r>
        <w:rPr>
          <w:color w:val="212121"/>
          <w:spacing w:val="-3"/>
        </w:rPr>
        <w:t xml:space="preserve"> </w:t>
      </w:r>
      <w:r>
        <w:rPr>
          <w:color w:val="212121"/>
        </w:rPr>
        <w:t>Loeb,</w:t>
      </w:r>
      <w:r>
        <w:rPr>
          <w:color w:val="212121"/>
          <w:spacing w:val="-3"/>
        </w:rPr>
        <w:t xml:space="preserve"> </w:t>
      </w:r>
      <w:r>
        <w:rPr>
          <w:color w:val="212121"/>
        </w:rPr>
        <w:t>V,</w:t>
      </w:r>
      <w:r>
        <w:rPr>
          <w:color w:val="212121"/>
          <w:spacing w:val="-3"/>
        </w:rPr>
        <w:t xml:space="preserve"> </w:t>
      </w:r>
      <w:r>
        <w:rPr>
          <w:color w:val="212121"/>
        </w:rPr>
        <w:t>and</w:t>
      </w:r>
      <w:r>
        <w:rPr>
          <w:color w:val="212121"/>
          <w:spacing w:val="-3"/>
        </w:rPr>
        <w:t xml:space="preserve"> </w:t>
      </w:r>
      <w:r>
        <w:rPr>
          <w:color w:val="212121"/>
        </w:rPr>
        <w:t>Demer,</w:t>
      </w:r>
      <w:r>
        <w:rPr>
          <w:color w:val="212121"/>
          <w:spacing w:val="-3"/>
        </w:rPr>
        <w:t xml:space="preserve"> </w:t>
      </w:r>
      <w:r>
        <w:rPr>
          <w:color w:val="212121"/>
        </w:rPr>
        <w:t>DA.</w:t>
      </w:r>
      <w:r>
        <w:rPr>
          <w:color w:val="212121"/>
          <w:spacing w:val="-3"/>
        </w:rPr>
        <w:t xml:space="preserve"> </w:t>
      </w:r>
      <w:r>
        <w:rPr>
          <w:color w:val="212121"/>
        </w:rPr>
        <w:t>(2008).</w:t>
      </w:r>
      <w:r>
        <w:rPr>
          <w:color w:val="212121"/>
          <w:spacing w:val="-3"/>
        </w:rPr>
        <w:t xml:space="preserve"> </w:t>
      </w:r>
      <w:r>
        <w:rPr>
          <w:color w:val="212121"/>
        </w:rPr>
        <w:t>Variations</w:t>
      </w:r>
      <w:r>
        <w:rPr>
          <w:color w:val="212121"/>
          <w:spacing w:val="-3"/>
        </w:rPr>
        <w:t xml:space="preserve"> </w:t>
      </w:r>
      <w:r>
        <w:rPr>
          <w:color w:val="212121"/>
        </w:rPr>
        <w:t>in</w:t>
      </w:r>
      <w:r>
        <w:rPr>
          <w:color w:val="212121"/>
          <w:spacing w:val="-3"/>
        </w:rPr>
        <w:t xml:space="preserve"> </w:t>
      </w:r>
      <w:r>
        <w:rPr>
          <w:color w:val="212121"/>
        </w:rPr>
        <w:t>the</w:t>
      </w:r>
      <w:r>
        <w:rPr>
          <w:color w:val="212121"/>
          <w:spacing w:val="-3"/>
        </w:rPr>
        <w:t xml:space="preserve"> </w:t>
      </w:r>
      <w:r>
        <w:rPr>
          <w:color w:val="212121"/>
        </w:rPr>
        <w:t>biomass</w:t>
      </w:r>
      <w:r>
        <w:rPr>
          <w:color w:val="212121"/>
          <w:spacing w:val="-4"/>
        </w:rPr>
        <w:t xml:space="preserve"> </w:t>
      </w:r>
      <w:r>
        <w:rPr>
          <w:color w:val="212121"/>
        </w:rPr>
        <w:t>of</w:t>
      </w:r>
      <w:r>
        <w:rPr>
          <w:color w:val="212121"/>
          <w:spacing w:val="-3"/>
        </w:rPr>
        <w:t xml:space="preserve"> </w:t>
      </w:r>
      <w:r>
        <w:rPr>
          <w:color w:val="212121"/>
        </w:rPr>
        <w:t>Antarctic</w:t>
      </w:r>
      <w:r>
        <w:rPr>
          <w:color w:val="212121"/>
          <w:spacing w:val="-3"/>
        </w:rPr>
        <w:t xml:space="preserve"> </w:t>
      </w:r>
      <w:r>
        <w:rPr>
          <w:color w:val="212121"/>
        </w:rPr>
        <w:t>krill (</w:t>
      </w:r>
      <w:r>
        <w:rPr>
          <w:i/>
          <w:color w:val="212121"/>
        </w:rPr>
        <w:t>Euphausia superba</w:t>
      </w:r>
      <w:r>
        <w:rPr>
          <w:color w:val="212121"/>
        </w:rPr>
        <w:t>) around the South Shetland Islands, 1996–2006. ICES Journal of Marine Science, 65(4), 497-508.</w:t>
      </w:r>
    </w:p>
    <w:p w14:paraId="104C8432" w14:textId="77777777" w:rsidR="006E506B" w:rsidRDefault="00226618">
      <w:pPr>
        <w:pStyle w:val="BodyText"/>
        <w:spacing w:before="160" w:line="259" w:lineRule="auto"/>
        <w:ind w:left="100"/>
      </w:pPr>
      <w:r>
        <w:t>Reiss</w:t>
      </w:r>
      <w:r>
        <w:rPr>
          <w:spacing w:val="-4"/>
        </w:rPr>
        <w:t xml:space="preserve"> </w:t>
      </w:r>
      <w:r>
        <w:t>CS,</w:t>
      </w:r>
      <w:r>
        <w:rPr>
          <w:spacing w:val="-2"/>
        </w:rPr>
        <w:t xml:space="preserve"> </w:t>
      </w:r>
      <w:r>
        <w:t>Cossio</w:t>
      </w:r>
      <w:r>
        <w:rPr>
          <w:spacing w:val="-3"/>
        </w:rPr>
        <w:t xml:space="preserve"> </w:t>
      </w:r>
      <w:r>
        <w:t>A,</w:t>
      </w:r>
      <w:r>
        <w:rPr>
          <w:spacing w:val="-2"/>
        </w:rPr>
        <w:t xml:space="preserve"> </w:t>
      </w:r>
      <w:r>
        <w:t>Santora</w:t>
      </w:r>
      <w:r>
        <w:rPr>
          <w:spacing w:val="-3"/>
        </w:rPr>
        <w:t xml:space="preserve"> </w:t>
      </w:r>
      <w:r>
        <w:t>JA,</w:t>
      </w:r>
      <w:r>
        <w:rPr>
          <w:spacing w:val="-2"/>
        </w:rPr>
        <w:t xml:space="preserve"> </w:t>
      </w:r>
      <w:r>
        <w:t>Dietrich</w:t>
      </w:r>
      <w:r>
        <w:rPr>
          <w:spacing w:val="-3"/>
        </w:rPr>
        <w:t xml:space="preserve"> </w:t>
      </w:r>
      <w:r>
        <w:t>KS</w:t>
      </w:r>
      <w:r>
        <w:rPr>
          <w:spacing w:val="-2"/>
        </w:rPr>
        <w:t xml:space="preserve"> </w:t>
      </w:r>
      <w:r>
        <w:t>and</w:t>
      </w:r>
      <w:r>
        <w:rPr>
          <w:spacing w:val="-2"/>
        </w:rPr>
        <w:t xml:space="preserve"> </w:t>
      </w:r>
      <w:r>
        <w:t>others</w:t>
      </w:r>
      <w:r>
        <w:rPr>
          <w:spacing w:val="-4"/>
        </w:rPr>
        <w:t xml:space="preserve"> </w:t>
      </w:r>
      <w:r>
        <w:t>(2017).</w:t>
      </w:r>
      <w:r>
        <w:rPr>
          <w:spacing w:val="-2"/>
        </w:rPr>
        <w:t xml:space="preserve"> </w:t>
      </w:r>
      <w:r>
        <w:t>Overwinter</w:t>
      </w:r>
      <w:r>
        <w:rPr>
          <w:spacing w:val="-3"/>
        </w:rPr>
        <w:t xml:space="preserve"> </w:t>
      </w:r>
      <w:r>
        <w:t>habitat</w:t>
      </w:r>
      <w:r>
        <w:rPr>
          <w:spacing w:val="-2"/>
        </w:rPr>
        <w:t xml:space="preserve"> </w:t>
      </w:r>
      <w:r>
        <w:t>selection</w:t>
      </w:r>
      <w:r>
        <w:rPr>
          <w:spacing w:val="-3"/>
        </w:rPr>
        <w:t xml:space="preserve"> </w:t>
      </w:r>
      <w:r>
        <w:t>by Antarctic krill under varying sea-ice conditions: implications for top predators and fishery management. Mar Ecol Prog Ser 568:1-16. https://doi.org/10.3354/meps12099</w:t>
      </w:r>
    </w:p>
    <w:p w14:paraId="62782E7B" w14:textId="77777777" w:rsidR="006E506B" w:rsidRDefault="00226618">
      <w:pPr>
        <w:pStyle w:val="BodyText"/>
        <w:spacing w:before="159" w:line="259" w:lineRule="auto"/>
        <w:ind w:left="100" w:right="341"/>
      </w:pPr>
      <w:r>
        <w:t>Reiss CS, Cossio AM, Walsh J, Cutter GR and Watters GM (2021). Glider-Based Estimates of Meso-Zooplankton</w:t>
      </w:r>
      <w:r>
        <w:rPr>
          <w:spacing w:val="-4"/>
        </w:rPr>
        <w:t xml:space="preserve"> </w:t>
      </w:r>
      <w:r>
        <w:t>Biomass</w:t>
      </w:r>
      <w:r>
        <w:rPr>
          <w:spacing w:val="-5"/>
        </w:rPr>
        <w:t xml:space="preserve"> </w:t>
      </w:r>
      <w:r>
        <w:t>Density:</w:t>
      </w:r>
      <w:r>
        <w:rPr>
          <w:spacing w:val="-3"/>
        </w:rPr>
        <w:t xml:space="preserve"> </w:t>
      </w:r>
      <w:r>
        <w:t>A</w:t>
      </w:r>
      <w:r>
        <w:rPr>
          <w:spacing w:val="-2"/>
        </w:rPr>
        <w:t xml:space="preserve"> </w:t>
      </w:r>
      <w:r>
        <w:t>Fisheries</w:t>
      </w:r>
      <w:r>
        <w:rPr>
          <w:spacing w:val="-5"/>
        </w:rPr>
        <w:t xml:space="preserve"> </w:t>
      </w:r>
      <w:r>
        <w:t>Case</w:t>
      </w:r>
      <w:r>
        <w:rPr>
          <w:spacing w:val="-3"/>
        </w:rPr>
        <w:t xml:space="preserve"> </w:t>
      </w:r>
      <w:r>
        <w:t>Study</w:t>
      </w:r>
      <w:r>
        <w:rPr>
          <w:spacing w:val="-3"/>
        </w:rPr>
        <w:t xml:space="preserve"> </w:t>
      </w:r>
      <w:r>
        <w:t>on</w:t>
      </w:r>
      <w:r>
        <w:rPr>
          <w:spacing w:val="-4"/>
        </w:rPr>
        <w:t xml:space="preserve"> </w:t>
      </w:r>
      <w:r>
        <w:t>Antarctic</w:t>
      </w:r>
      <w:r>
        <w:rPr>
          <w:spacing w:val="-3"/>
        </w:rPr>
        <w:t xml:space="preserve"> </w:t>
      </w:r>
      <w:r>
        <w:t>Krill</w:t>
      </w:r>
      <w:r>
        <w:rPr>
          <w:spacing w:val="-3"/>
        </w:rPr>
        <w:t xml:space="preserve"> </w:t>
      </w:r>
      <w:r>
        <w:t>(</w:t>
      </w:r>
      <w:r>
        <w:rPr>
          <w:i/>
        </w:rPr>
        <w:t>Euphausia</w:t>
      </w:r>
      <w:r>
        <w:rPr>
          <w:i/>
          <w:spacing w:val="-2"/>
        </w:rPr>
        <w:t xml:space="preserve"> </w:t>
      </w:r>
      <w:r>
        <w:rPr>
          <w:i/>
        </w:rPr>
        <w:t>superba</w:t>
      </w:r>
      <w:r>
        <w:t xml:space="preserve">) Around the Northern Antarctic Peninsula. Front. Mar. Sci. 8:604043. doi: </w:t>
      </w:r>
      <w:r>
        <w:rPr>
          <w:spacing w:val="-2"/>
        </w:rPr>
        <w:t>10.3389/fmars.2021.604043</w:t>
      </w:r>
    </w:p>
    <w:p w14:paraId="379C06FE" w14:textId="77777777" w:rsidR="006E506B" w:rsidRDefault="00226618">
      <w:pPr>
        <w:pStyle w:val="BodyText"/>
        <w:spacing w:before="159"/>
        <w:ind w:left="100"/>
      </w:pPr>
      <w:r>
        <w:t>SC-CAMLR</w:t>
      </w:r>
      <w:r>
        <w:rPr>
          <w:spacing w:val="-3"/>
        </w:rPr>
        <w:t xml:space="preserve"> </w:t>
      </w:r>
      <w:r>
        <w:t>(2010).</w:t>
      </w:r>
      <w:r>
        <w:rPr>
          <w:spacing w:val="-4"/>
        </w:rPr>
        <w:t xml:space="preserve"> </w:t>
      </w:r>
      <w:r>
        <w:t>Report</w:t>
      </w:r>
      <w:r>
        <w:rPr>
          <w:spacing w:val="-4"/>
        </w:rPr>
        <w:t xml:space="preserve"> </w:t>
      </w:r>
      <w:r>
        <w:t>of</w:t>
      </w:r>
      <w:r>
        <w:rPr>
          <w:spacing w:val="-3"/>
        </w:rPr>
        <w:t xml:space="preserve"> </w:t>
      </w:r>
      <w:r>
        <w:t>the</w:t>
      </w:r>
      <w:r>
        <w:rPr>
          <w:spacing w:val="-3"/>
        </w:rPr>
        <w:t xml:space="preserve"> </w:t>
      </w:r>
      <w:r>
        <w:t>fifth</w:t>
      </w:r>
      <w:r>
        <w:rPr>
          <w:spacing w:val="-3"/>
        </w:rPr>
        <w:t xml:space="preserve"> </w:t>
      </w:r>
      <w:r>
        <w:t>meeting</w:t>
      </w:r>
      <w:r>
        <w:rPr>
          <w:spacing w:val="-3"/>
        </w:rPr>
        <w:t xml:space="preserve"> </w:t>
      </w:r>
      <w:r>
        <w:t>of</w:t>
      </w:r>
      <w:r>
        <w:rPr>
          <w:spacing w:val="-3"/>
        </w:rPr>
        <w:t xml:space="preserve"> </w:t>
      </w:r>
      <w:r>
        <w:t>the</w:t>
      </w:r>
      <w:r>
        <w:rPr>
          <w:spacing w:val="-3"/>
        </w:rPr>
        <w:t xml:space="preserve"> </w:t>
      </w:r>
      <w:r>
        <w:t>Subgroup</w:t>
      </w:r>
      <w:r>
        <w:rPr>
          <w:spacing w:val="-3"/>
        </w:rPr>
        <w:t xml:space="preserve"> </w:t>
      </w:r>
      <w:r>
        <w:t>on</w:t>
      </w:r>
      <w:r>
        <w:rPr>
          <w:spacing w:val="-4"/>
        </w:rPr>
        <w:t xml:space="preserve"> </w:t>
      </w:r>
      <w:r>
        <w:t>Acoustic</w:t>
      </w:r>
      <w:r>
        <w:rPr>
          <w:spacing w:val="-4"/>
        </w:rPr>
        <w:t xml:space="preserve"> </w:t>
      </w:r>
      <w:r>
        <w:t>Survey</w:t>
      </w:r>
      <w:r>
        <w:rPr>
          <w:spacing w:val="-2"/>
        </w:rPr>
        <w:t xml:space="preserve"> </w:t>
      </w:r>
      <w:r>
        <w:t>and</w:t>
      </w:r>
      <w:r>
        <w:rPr>
          <w:spacing w:val="-3"/>
        </w:rPr>
        <w:t xml:space="preserve"> </w:t>
      </w:r>
      <w:r>
        <w:t>Analysis Methods. SC-CCAMLR-XXIX/6.</w:t>
      </w:r>
    </w:p>
    <w:p w14:paraId="77C4FDBC" w14:textId="77777777" w:rsidR="006E506B" w:rsidRDefault="006E506B">
      <w:pPr>
        <w:pStyle w:val="BodyText"/>
        <w:spacing w:before="1"/>
      </w:pPr>
    </w:p>
    <w:p w14:paraId="5B470FBA" w14:textId="77777777" w:rsidR="006E506B" w:rsidRDefault="00226618">
      <w:pPr>
        <w:spacing w:line="259" w:lineRule="auto"/>
        <w:ind w:left="100"/>
        <w:rPr>
          <w:sz w:val="24"/>
        </w:rPr>
      </w:pPr>
      <w:r>
        <w:rPr>
          <w:color w:val="212121"/>
          <w:sz w:val="24"/>
        </w:rPr>
        <w:t>Tesler,</w:t>
      </w:r>
      <w:r>
        <w:rPr>
          <w:color w:val="212121"/>
          <w:spacing w:val="-2"/>
          <w:sz w:val="24"/>
        </w:rPr>
        <w:t xml:space="preserve"> </w:t>
      </w:r>
      <w:r>
        <w:rPr>
          <w:color w:val="212121"/>
          <w:sz w:val="24"/>
        </w:rPr>
        <w:t>W.</w:t>
      </w:r>
      <w:r>
        <w:rPr>
          <w:color w:val="212121"/>
          <w:spacing w:val="-2"/>
          <w:sz w:val="24"/>
        </w:rPr>
        <w:t xml:space="preserve"> </w:t>
      </w:r>
      <w:r>
        <w:rPr>
          <w:color w:val="212121"/>
          <w:sz w:val="24"/>
        </w:rPr>
        <w:t>D.</w:t>
      </w:r>
      <w:r>
        <w:rPr>
          <w:color w:val="212121"/>
          <w:spacing w:val="-2"/>
          <w:sz w:val="24"/>
        </w:rPr>
        <w:t xml:space="preserve"> </w:t>
      </w:r>
      <w:r>
        <w:rPr>
          <w:color w:val="212121"/>
          <w:sz w:val="24"/>
        </w:rPr>
        <w:t>(1989)</w:t>
      </w:r>
      <w:r>
        <w:rPr>
          <w:color w:val="212121"/>
          <w:spacing w:val="-2"/>
          <w:sz w:val="24"/>
        </w:rPr>
        <w:t xml:space="preserve"> </w:t>
      </w:r>
      <w:r>
        <w:rPr>
          <w:color w:val="212121"/>
          <w:sz w:val="24"/>
        </w:rPr>
        <w:t>Bias</w:t>
      </w:r>
      <w:r>
        <w:rPr>
          <w:color w:val="212121"/>
          <w:spacing w:val="-4"/>
          <w:sz w:val="24"/>
        </w:rPr>
        <w:t xml:space="preserve"> </w:t>
      </w:r>
      <w:r>
        <w:rPr>
          <w:color w:val="212121"/>
          <w:sz w:val="24"/>
        </w:rPr>
        <w:t>and</w:t>
      </w:r>
      <w:r>
        <w:rPr>
          <w:color w:val="212121"/>
          <w:spacing w:val="-2"/>
          <w:sz w:val="24"/>
        </w:rPr>
        <w:t xml:space="preserve"> </w:t>
      </w:r>
      <w:r>
        <w:rPr>
          <w:color w:val="212121"/>
          <w:sz w:val="24"/>
        </w:rPr>
        <w:t>precision</w:t>
      </w:r>
      <w:r>
        <w:rPr>
          <w:color w:val="212121"/>
          <w:spacing w:val="-3"/>
          <w:sz w:val="24"/>
        </w:rPr>
        <w:t xml:space="preserve"> </w:t>
      </w:r>
      <w:r>
        <w:rPr>
          <w:color w:val="212121"/>
          <w:sz w:val="24"/>
        </w:rPr>
        <w:t>in</w:t>
      </w:r>
      <w:r>
        <w:rPr>
          <w:color w:val="212121"/>
          <w:spacing w:val="-1"/>
          <w:sz w:val="24"/>
        </w:rPr>
        <w:t xml:space="preserve"> </w:t>
      </w:r>
      <w:r>
        <w:rPr>
          <w:color w:val="212121"/>
          <w:sz w:val="24"/>
        </w:rPr>
        <w:t>acoustic</w:t>
      </w:r>
      <w:r>
        <w:rPr>
          <w:color w:val="212121"/>
          <w:spacing w:val="-4"/>
          <w:sz w:val="24"/>
        </w:rPr>
        <w:t xml:space="preserve"> </w:t>
      </w:r>
      <w:r>
        <w:rPr>
          <w:color w:val="212121"/>
          <w:sz w:val="24"/>
        </w:rPr>
        <w:t>biomass</w:t>
      </w:r>
      <w:r>
        <w:rPr>
          <w:color w:val="212121"/>
          <w:spacing w:val="-4"/>
          <w:sz w:val="24"/>
        </w:rPr>
        <w:t xml:space="preserve"> </w:t>
      </w:r>
      <w:r>
        <w:rPr>
          <w:color w:val="212121"/>
          <w:sz w:val="24"/>
        </w:rPr>
        <w:t>estimation.</w:t>
      </w:r>
      <w:r>
        <w:rPr>
          <w:color w:val="212121"/>
          <w:spacing w:val="-2"/>
          <w:sz w:val="24"/>
        </w:rPr>
        <w:t xml:space="preserve"> </w:t>
      </w:r>
      <w:r>
        <w:rPr>
          <w:i/>
          <w:color w:val="212121"/>
          <w:sz w:val="24"/>
        </w:rPr>
        <w:t>Proceedings</w:t>
      </w:r>
      <w:r>
        <w:rPr>
          <w:i/>
          <w:color w:val="212121"/>
          <w:spacing w:val="-4"/>
          <w:sz w:val="24"/>
        </w:rPr>
        <w:t xml:space="preserve"> </w:t>
      </w:r>
      <w:r>
        <w:rPr>
          <w:i/>
          <w:color w:val="212121"/>
          <w:sz w:val="24"/>
        </w:rPr>
        <w:t>of</w:t>
      </w:r>
      <w:r>
        <w:rPr>
          <w:i/>
          <w:color w:val="212121"/>
          <w:spacing w:val="-2"/>
          <w:sz w:val="24"/>
        </w:rPr>
        <w:t xml:space="preserve"> </w:t>
      </w:r>
      <w:r>
        <w:rPr>
          <w:i/>
          <w:color w:val="212121"/>
          <w:sz w:val="24"/>
        </w:rPr>
        <w:t>the</w:t>
      </w:r>
      <w:r>
        <w:rPr>
          <w:i/>
          <w:color w:val="212121"/>
          <w:spacing w:val="-2"/>
          <w:sz w:val="24"/>
        </w:rPr>
        <w:t xml:space="preserve"> </w:t>
      </w:r>
      <w:r>
        <w:rPr>
          <w:i/>
          <w:color w:val="212121"/>
          <w:sz w:val="24"/>
        </w:rPr>
        <w:t>Institute</w:t>
      </w:r>
      <w:r>
        <w:rPr>
          <w:i/>
          <w:color w:val="212121"/>
          <w:spacing w:val="-2"/>
          <w:sz w:val="24"/>
        </w:rPr>
        <w:t xml:space="preserve"> </w:t>
      </w:r>
      <w:r>
        <w:rPr>
          <w:i/>
          <w:color w:val="212121"/>
          <w:sz w:val="24"/>
        </w:rPr>
        <w:t>of Acoustics</w:t>
      </w:r>
      <w:r>
        <w:rPr>
          <w:color w:val="212121"/>
          <w:sz w:val="24"/>
        </w:rPr>
        <w:t xml:space="preserve">, </w:t>
      </w:r>
      <w:r>
        <w:rPr>
          <w:i/>
          <w:color w:val="212121"/>
          <w:sz w:val="24"/>
        </w:rPr>
        <w:t>11</w:t>
      </w:r>
      <w:r>
        <w:rPr>
          <w:color w:val="212121"/>
          <w:sz w:val="24"/>
        </w:rPr>
        <w:t>(3), 202-211.</w:t>
      </w:r>
    </w:p>
    <w:p w14:paraId="50334B47" w14:textId="77777777" w:rsidR="006E506B" w:rsidRDefault="00226618">
      <w:pPr>
        <w:pStyle w:val="BodyText"/>
        <w:spacing w:before="159" w:line="259" w:lineRule="auto"/>
        <w:ind w:left="100" w:right="261"/>
      </w:pPr>
      <w:r>
        <w:rPr>
          <w:color w:val="212121"/>
        </w:rPr>
        <w:t>WG-ASAM</w:t>
      </w:r>
      <w:r>
        <w:rPr>
          <w:color w:val="212121"/>
          <w:spacing w:val="-4"/>
        </w:rPr>
        <w:t xml:space="preserve"> </w:t>
      </w:r>
      <w:r>
        <w:rPr>
          <w:color w:val="212121"/>
        </w:rPr>
        <w:t>(2024)</w:t>
      </w:r>
      <w:r>
        <w:rPr>
          <w:color w:val="212121"/>
          <w:spacing w:val="-4"/>
        </w:rPr>
        <w:t xml:space="preserve"> </w:t>
      </w:r>
      <w:r>
        <w:rPr>
          <w:color w:val="212121"/>
        </w:rPr>
        <w:t>Report</w:t>
      </w:r>
      <w:r>
        <w:rPr>
          <w:color w:val="212121"/>
          <w:spacing w:val="-3"/>
        </w:rPr>
        <w:t xml:space="preserve"> </w:t>
      </w:r>
      <w:r>
        <w:rPr>
          <w:color w:val="212121"/>
        </w:rPr>
        <w:t>of</w:t>
      </w:r>
      <w:r>
        <w:rPr>
          <w:color w:val="212121"/>
          <w:spacing w:val="-5"/>
        </w:rPr>
        <w:t xml:space="preserve"> </w:t>
      </w:r>
      <w:r>
        <w:rPr>
          <w:color w:val="212121"/>
        </w:rPr>
        <w:t>the</w:t>
      </w:r>
      <w:r>
        <w:rPr>
          <w:color w:val="212121"/>
          <w:spacing w:val="-3"/>
        </w:rPr>
        <w:t xml:space="preserve"> </w:t>
      </w:r>
      <w:r>
        <w:rPr>
          <w:color w:val="212121"/>
        </w:rPr>
        <w:t>Working</w:t>
      </w:r>
      <w:r>
        <w:rPr>
          <w:color w:val="212121"/>
          <w:spacing w:val="-3"/>
        </w:rPr>
        <w:t xml:space="preserve"> </w:t>
      </w:r>
      <w:r>
        <w:rPr>
          <w:color w:val="212121"/>
        </w:rPr>
        <w:t>Group</w:t>
      </w:r>
      <w:r>
        <w:rPr>
          <w:color w:val="212121"/>
          <w:spacing w:val="-4"/>
        </w:rPr>
        <w:t xml:space="preserve"> </w:t>
      </w:r>
      <w:r>
        <w:rPr>
          <w:color w:val="212121"/>
        </w:rPr>
        <w:t>on</w:t>
      </w:r>
      <w:r>
        <w:rPr>
          <w:color w:val="212121"/>
          <w:spacing w:val="-4"/>
        </w:rPr>
        <w:t xml:space="preserve"> </w:t>
      </w:r>
      <w:r>
        <w:rPr>
          <w:color w:val="212121"/>
        </w:rPr>
        <w:t>Acoustic</w:t>
      </w:r>
      <w:r>
        <w:rPr>
          <w:color w:val="212121"/>
          <w:spacing w:val="-3"/>
        </w:rPr>
        <w:t xml:space="preserve"> </w:t>
      </w:r>
      <w:r>
        <w:rPr>
          <w:color w:val="212121"/>
        </w:rPr>
        <w:t>Survey</w:t>
      </w:r>
      <w:r>
        <w:rPr>
          <w:color w:val="212121"/>
          <w:spacing w:val="-2"/>
        </w:rPr>
        <w:t xml:space="preserve"> </w:t>
      </w:r>
      <w:r>
        <w:rPr>
          <w:color w:val="212121"/>
        </w:rPr>
        <w:t>and</w:t>
      </w:r>
      <w:r>
        <w:rPr>
          <w:color w:val="212121"/>
          <w:spacing w:val="-6"/>
        </w:rPr>
        <w:t xml:space="preserve"> </w:t>
      </w:r>
      <w:r>
        <w:rPr>
          <w:color w:val="212121"/>
        </w:rPr>
        <w:t>Analysis</w:t>
      </w:r>
      <w:r>
        <w:rPr>
          <w:color w:val="212121"/>
          <w:spacing w:val="-4"/>
        </w:rPr>
        <w:t xml:space="preserve"> </w:t>
      </w:r>
      <w:r>
        <w:rPr>
          <w:color w:val="212121"/>
        </w:rPr>
        <w:t>Methods</w:t>
      </w:r>
      <w:r>
        <w:rPr>
          <w:color w:val="212121"/>
          <w:spacing w:val="-4"/>
        </w:rPr>
        <w:t xml:space="preserve"> </w:t>
      </w:r>
      <w:r>
        <w:rPr>
          <w:color w:val="212121"/>
        </w:rPr>
        <w:t xml:space="preserve">(WG- </w:t>
      </w:r>
      <w:r>
        <w:rPr>
          <w:color w:val="212121"/>
          <w:spacing w:val="-2"/>
        </w:rPr>
        <w:t>ASAM-2024).</w:t>
      </w:r>
    </w:p>
    <w:p w14:paraId="5ADBD488" w14:textId="77777777" w:rsidR="006E506B" w:rsidRDefault="006E506B">
      <w:pPr>
        <w:spacing w:line="259" w:lineRule="auto"/>
        <w:sectPr w:rsidR="006E506B">
          <w:pgSz w:w="12240" w:h="15840"/>
          <w:pgMar w:top="1360" w:right="1320" w:bottom="280" w:left="1340" w:header="720" w:footer="720" w:gutter="0"/>
          <w:cols w:space="720"/>
        </w:sectPr>
      </w:pPr>
    </w:p>
    <w:p w14:paraId="3E755B45" w14:textId="77777777" w:rsidR="006E506B" w:rsidRDefault="00226618">
      <w:pPr>
        <w:pStyle w:val="BodyText"/>
        <w:spacing w:before="71"/>
        <w:ind w:left="100"/>
      </w:pPr>
      <w:r>
        <w:rPr>
          <w:spacing w:val="-2"/>
        </w:rPr>
        <w:lastRenderedPageBreak/>
        <w:t>Tables</w:t>
      </w:r>
    </w:p>
    <w:p w14:paraId="373B3531" w14:textId="4A148940" w:rsidR="006E506B" w:rsidRDefault="00226618">
      <w:pPr>
        <w:pStyle w:val="BodyText"/>
        <w:spacing w:before="181" w:line="259" w:lineRule="auto"/>
        <w:ind w:left="100"/>
      </w:pPr>
      <w:r>
        <w:t>Table</w:t>
      </w:r>
      <w:r>
        <w:rPr>
          <w:spacing w:val="-2"/>
        </w:rPr>
        <w:t xml:space="preserve"> </w:t>
      </w:r>
      <w:r>
        <w:t>1.</w:t>
      </w:r>
      <w:r>
        <w:rPr>
          <w:spacing w:val="-2"/>
        </w:rPr>
        <w:t xml:space="preserve"> </w:t>
      </w:r>
      <w:r>
        <w:t>School</w:t>
      </w:r>
      <w:r>
        <w:rPr>
          <w:spacing w:val="-2"/>
        </w:rPr>
        <w:t xml:space="preserve"> </w:t>
      </w:r>
      <w:r>
        <w:t>detection</w:t>
      </w:r>
      <w:r>
        <w:rPr>
          <w:spacing w:val="-5"/>
        </w:rPr>
        <w:t xml:space="preserve"> </w:t>
      </w:r>
      <w:r>
        <w:t>settings</w:t>
      </w:r>
      <w:r>
        <w:rPr>
          <w:spacing w:val="-3"/>
        </w:rPr>
        <w:t xml:space="preserve"> </w:t>
      </w:r>
      <w:r>
        <w:t>used</w:t>
      </w:r>
      <w:r>
        <w:rPr>
          <w:spacing w:val="-2"/>
        </w:rPr>
        <w:t xml:space="preserve"> </w:t>
      </w:r>
      <w:r>
        <w:t>to</w:t>
      </w:r>
      <w:r>
        <w:rPr>
          <w:spacing w:val="-3"/>
        </w:rPr>
        <w:t xml:space="preserve"> </w:t>
      </w:r>
      <w:r>
        <w:t>estimate</w:t>
      </w:r>
      <w:r>
        <w:rPr>
          <w:spacing w:val="-2"/>
        </w:rPr>
        <w:t xml:space="preserve"> </w:t>
      </w:r>
      <w:r>
        <w:t>the</w:t>
      </w:r>
      <w:r>
        <w:rPr>
          <w:spacing w:val="-1"/>
        </w:rPr>
        <w:t xml:space="preserve"> </w:t>
      </w:r>
      <w:r>
        <w:t>density</w:t>
      </w:r>
      <w:r>
        <w:rPr>
          <w:spacing w:val="-2"/>
        </w:rPr>
        <w:t xml:space="preserve"> </w:t>
      </w:r>
      <w:r>
        <w:t>of</w:t>
      </w:r>
      <w:r>
        <w:rPr>
          <w:spacing w:val="-2"/>
        </w:rPr>
        <w:t xml:space="preserve"> </w:t>
      </w:r>
      <w:r>
        <w:t>krill</w:t>
      </w:r>
      <w:r>
        <w:rPr>
          <w:spacing w:val="-2"/>
        </w:rPr>
        <w:t xml:space="preserve"> </w:t>
      </w:r>
      <w:r>
        <w:t>schools</w:t>
      </w:r>
      <w:r>
        <w:rPr>
          <w:spacing w:val="-4"/>
        </w:rPr>
        <w:t xml:space="preserve"> </w:t>
      </w:r>
      <w:r>
        <w:t>during</w:t>
      </w:r>
      <w:r>
        <w:rPr>
          <w:spacing w:val="-2"/>
        </w:rPr>
        <w:t xml:space="preserve"> </w:t>
      </w:r>
      <w:r>
        <w:t>the</w:t>
      </w:r>
      <w:r>
        <w:rPr>
          <w:spacing w:val="-2"/>
        </w:rPr>
        <w:t xml:space="preserve"> </w:t>
      </w:r>
      <w:r>
        <w:t>2023/24 austral summer glider deployments</w:t>
      </w:r>
      <w:ins w:id="96" w:author="Anthony Cossio" w:date="2025-04-02T08:39:00Z">
        <w:r w:rsidR="008501ED">
          <w:t xml:space="preserve"> using a -75 d</w:t>
        </w:r>
      </w:ins>
      <w:ins w:id="97" w:author="Anthony Cossio" w:date="2025-04-02T08:40:00Z">
        <w:r w:rsidR="008501ED">
          <w:t>B threshold</w:t>
        </w:r>
      </w:ins>
      <w:r>
        <w:t>.</w:t>
      </w:r>
    </w:p>
    <w:p w14:paraId="75746B72" w14:textId="77777777" w:rsidR="006E506B" w:rsidRDefault="006E506B">
      <w:pPr>
        <w:pStyle w:val="BodyText"/>
        <w:rPr>
          <w:sz w:val="20"/>
        </w:rPr>
      </w:pPr>
    </w:p>
    <w:p w14:paraId="0E4ADBAB" w14:textId="77777777" w:rsidR="006E506B" w:rsidRDefault="006E506B">
      <w:pPr>
        <w:pStyle w:val="BodyText"/>
        <w:spacing w:before="162"/>
        <w:rPr>
          <w:sz w:val="20"/>
        </w:rPr>
      </w:pPr>
    </w:p>
    <w:tbl>
      <w:tblPr>
        <w:tblW w:w="0" w:type="auto"/>
        <w:tblInd w:w="1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0"/>
        <w:gridCol w:w="1447"/>
      </w:tblGrid>
      <w:tr w:rsidR="006E506B" w14:paraId="4541F2F2" w14:textId="77777777">
        <w:trPr>
          <w:trHeight w:val="268"/>
        </w:trPr>
        <w:tc>
          <w:tcPr>
            <w:tcW w:w="4400" w:type="dxa"/>
          </w:tcPr>
          <w:p w14:paraId="68D9EE49" w14:textId="77777777" w:rsidR="006E506B" w:rsidRDefault="00226618">
            <w:pPr>
              <w:pStyle w:val="TableParagraph"/>
              <w:spacing w:line="248" w:lineRule="exact"/>
              <w:jc w:val="left"/>
              <w:rPr>
                <w:sz w:val="24"/>
              </w:rPr>
            </w:pPr>
            <w:r>
              <w:rPr>
                <w:sz w:val="24"/>
              </w:rPr>
              <w:t>Minimum</w:t>
            </w:r>
            <w:r>
              <w:rPr>
                <w:spacing w:val="-1"/>
                <w:sz w:val="24"/>
              </w:rPr>
              <w:t xml:space="preserve"> </w:t>
            </w:r>
            <w:r>
              <w:rPr>
                <w:sz w:val="24"/>
              </w:rPr>
              <w:t>total</w:t>
            </w:r>
            <w:r>
              <w:rPr>
                <w:spacing w:val="-1"/>
                <w:sz w:val="24"/>
              </w:rPr>
              <w:t xml:space="preserve"> </w:t>
            </w:r>
            <w:r>
              <w:rPr>
                <w:sz w:val="24"/>
              </w:rPr>
              <w:t>school</w:t>
            </w:r>
            <w:r>
              <w:rPr>
                <w:spacing w:val="-1"/>
                <w:sz w:val="24"/>
              </w:rPr>
              <w:t xml:space="preserve"> </w:t>
            </w:r>
            <w:r>
              <w:rPr>
                <w:sz w:val="24"/>
              </w:rPr>
              <w:t xml:space="preserve">height </w:t>
            </w:r>
            <w:r>
              <w:rPr>
                <w:spacing w:val="-2"/>
                <w:sz w:val="24"/>
              </w:rPr>
              <w:t>(meters)</w:t>
            </w:r>
          </w:p>
        </w:tc>
        <w:tc>
          <w:tcPr>
            <w:tcW w:w="1447" w:type="dxa"/>
          </w:tcPr>
          <w:p w14:paraId="0B974515" w14:textId="77777777" w:rsidR="006E506B" w:rsidRDefault="00226618">
            <w:pPr>
              <w:pStyle w:val="TableParagraph"/>
              <w:spacing w:line="248" w:lineRule="exact"/>
              <w:ind w:left="108"/>
              <w:jc w:val="left"/>
              <w:rPr>
                <w:sz w:val="24"/>
              </w:rPr>
            </w:pPr>
            <w:r>
              <w:rPr>
                <w:spacing w:val="-10"/>
                <w:sz w:val="24"/>
              </w:rPr>
              <w:t>2</w:t>
            </w:r>
          </w:p>
        </w:tc>
      </w:tr>
      <w:tr w:rsidR="006E506B" w14:paraId="6CC9DE0D" w14:textId="77777777">
        <w:trPr>
          <w:trHeight w:val="270"/>
        </w:trPr>
        <w:tc>
          <w:tcPr>
            <w:tcW w:w="4400" w:type="dxa"/>
          </w:tcPr>
          <w:p w14:paraId="0E121039" w14:textId="77777777" w:rsidR="006E506B" w:rsidRDefault="00226618">
            <w:pPr>
              <w:pStyle w:val="TableParagraph"/>
              <w:spacing w:before="1" w:line="249" w:lineRule="exact"/>
              <w:jc w:val="left"/>
              <w:rPr>
                <w:sz w:val="24"/>
              </w:rPr>
            </w:pPr>
            <w:r>
              <w:rPr>
                <w:sz w:val="24"/>
              </w:rPr>
              <w:t>Minimum</w:t>
            </w:r>
            <w:r>
              <w:rPr>
                <w:spacing w:val="-4"/>
                <w:sz w:val="24"/>
              </w:rPr>
              <w:t xml:space="preserve"> </w:t>
            </w:r>
            <w:r>
              <w:rPr>
                <w:sz w:val="24"/>
              </w:rPr>
              <w:t>candidate</w:t>
            </w:r>
            <w:r>
              <w:rPr>
                <w:spacing w:val="-3"/>
                <w:sz w:val="24"/>
              </w:rPr>
              <w:t xml:space="preserve"> </w:t>
            </w:r>
            <w:r>
              <w:rPr>
                <w:sz w:val="24"/>
              </w:rPr>
              <w:t>length</w:t>
            </w:r>
            <w:r>
              <w:rPr>
                <w:spacing w:val="-3"/>
                <w:sz w:val="24"/>
              </w:rPr>
              <w:t xml:space="preserve"> </w:t>
            </w:r>
            <w:r>
              <w:rPr>
                <w:spacing w:val="-2"/>
                <w:sz w:val="24"/>
              </w:rPr>
              <w:t>(meters)</w:t>
            </w:r>
          </w:p>
        </w:tc>
        <w:tc>
          <w:tcPr>
            <w:tcW w:w="1447" w:type="dxa"/>
          </w:tcPr>
          <w:p w14:paraId="66051A2B" w14:textId="77777777" w:rsidR="006E506B" w:rsidRDefault="00226618">
            <w:pPr>
              <w:pStyle w:val="TableParagraph"/>
              <w:spacing w:before="1" w:line="249" w:lineRule="exact"/>
              <w:ind w:left="108"/>
              <w:jc w:val="left"/>
              <w:rPr>
                <w:sz w:val="24"/>
              </w:rPr>
            </w:pPr>
            <w:r>
              <w:rPr>
                <w:spacing w:val="-5"/>
                <w:sz w:val="24"/>
              </w:rPr>
              <w:t>1.5</w:t>
            </w:r>
          </w:p>
        </w:tc>
      </w:tr>
      <w:tr w:rsidR="006E506B" w14:paraId="5D1346FA" w14:textId="77777777">
        <w:trPr>
          <w:trHeight w:val="271"/>
        </w:trPr>
        <w:tc>
          <w:tcPr>
            <w:tcW w:w="4400" w:type="dxa"/>
          </w:tcPr>
          <w:p w14:paraId="17589149" w14:textId="77777777" w:rsidR="006E506B" w:rsidRDefault="00226618">
            <w:pPr>
              <w:pStyle w:val="TableParagraph"/>
              <w:spacing w:line="251" w:lineRule="exact"/>
              <w:jc w:val="left"/>
              <w:rPr>
                <w:sz w:val="24"/>
              </w:rPr>
            </w:pPr>
            <w:r>
              <w:rPr>
                <w:sz w:val="24"/>
              </w:rPr>
              <w:t>Minimum</w:t>
            </w:r>
            <w:r>
              <w:rPr>
                <w:spacing w:val="-4"/>
                <w:sz w:val="24"/>
              </w:rPr>
              <w:t xml:space="preserve"> </w:t>
            </w:r>
            <w:r>
              <w:rPr>
                <w:sz w:val="24"/>
              </w:rPr>
              <w:t>candidate</w:t>
            </w:r>
            <w:r>
              <w:rPr>
                <w:spacing w:val="-4"/>
                <w:sz w:val="24"/>
              </w:rPr>
              <w:t xml:space="preserve"> </w:t>
            </w:r>
            <w:r>
              <w:rPr>
                <w:sz w:val="24"/>
              </w:rPr>
              <w:t>height</w:t>
            </w:r>
            <w:r>
              <w:rPr>
                <w:spacing w:val="-3"/>
                <w:sz w:val="24"/>
              </w:rPr>
              <w:t xml:space="preserve"> </w:t>
            </w:r>
            <w:r>
              <w:rPr>
                <w:spacing w:val="-2"/>
                <w:sz w:val="24"/>
              </w:rPr>
              <w:t>(meters)</w:t>
            </w:r>
          </w:p>
        </w:tc>
        <w:tc>
          <w:tcPr>
            <w:tcW w:w="1447" w:type="dxa"/>
          </w:tcPr>
          <w:p w14:paraId="3BCA5B09" w14:textId="77777777" w:rsidR="006E506B" w:rsidRDefault="00226618">
            <w:pPr>
              <w:pStyle w:val="TableParagraph"/>
              <w:spacing w:line="251" w:lineRule="exact"/>
              <w:ind w:left="108"/>
              <w:jc w:val="left"/>
              <w:rPr>
                <w:sz w:val="24"/>
              </w:rPr>
            </w:pPr>
            <w:r>
              <w:rPr>
                <w:spacing w:val="-10"/>
                <w:sz w:val="24"/>
              </w:rPr>
              <w:t>2</w:t>
            </w:r>
          </w:p>
        </w:tc>
      </w:tr>
      <w:tr w:rsidR="006E506B" w14:paraId="56A7C353" w14:textId="77777777">
        <w:trPr>
          <w:trHeight w:val="268"/>
        </w:trPr>
        <w:tc>
          <w:tcPr>
            <w:tcW w:w="4400" w:type="dxa"/>
          </w:tcPr>
          <w:p w14:paraId="4796D570" w14:textId="77777777" w:rsidR="006E506B" w:rsidRDefault="00226618">
            <w:pPr>
              <w:pStyle w:val="TableParagraph"/>
              <w:spacing w:line="248" w:lineRule="exact"/>
              <w:jc w:val="left"/>
              <w:rPr>
                <w:sz w:val="24"/>
              </w:rPr>
            </w:pPr>
            <w:r>
              <w:rPr>
                <w:sz w:val="24"/>
              </w:rPr>
              <w:t>Maximum</w:t>
            </w:r>
            <w:r>
              <w:rPr>
                <w:spacing w:val="-2"/>
                <w:sz w:val="24"/>
              </w:rPr>
              <w:t xml:space="preserve"> </w:t>
            </w:r>
            <w:r>
              <w:rPr>
                <w:sz w:val="24"/>
              </w:rPr>
              <w:t>vertical</w:t>
            </w:r>
            <w:r>
              <w:rPr>
                <w:spacing w:val="-2"/>
                <w:sz w:val="24"/>
              </w:rPr>
              <w:t xml:space="preserve"> </w:t>
            </w:r>
            <w:r>
              <w:rPr>
                <w:sz w:val="24"/>
              </w:rPr>
              <w:t>linking</w:t>
            </w:r>
            <w:r>
              <w:rPr>
                <w:spacing w:val="-4"/>
                <w:sz w:val="24"/>
              </w:rPr>
              <w:t xml:space="preserve"> </w:t>
            </w:r>
            <w:r>
              <w:rPr>
                <w:sz w:val="24"/>
              </w:rPr>
              <w:t>distance</w:t>
            </w:r>
            <w:r>
              <w:rPr>
                <w:spacing w:val="-1"/>
                <w:sz w:val="24"/>
              </w:rPr>
              <w:t xml:space="preserve"> </w:t>
            </w:r>
            <w:r>
              <w:rPr>
                <w:spacing w:val="-2"/>
                <w:sz w:val="24"/>
              </w:rPr>
              <w:t>(meters)</w:t>
            </w:r>
          </w:p>
        </w:tc>
        <w:tc>
          <w:tcPr>
            <w:tcW w:w="1447" w:type="dxa"/>
          </w:tcPr>
          <w:p w14:paraId="008703C1" w14:textId="77777777" w:rsidR="006E506B" w:rsidRDefault="00226618">
            <w:pPr>
              <w:pStyle w:val="TableParagraph"/>
              <w:spacing w:line="248" w:lineRule="exact"/>
              <w:ind w:left="108"/>
              <w:jc w:val="left"/>
              <w:rPr>
                <w:sz w:val="24"/>
              </w:rPr>
            </w:pPr>
            <w:r>
              <w:rPr>
                <w:spacing w:val="-10"/>
                <w:sz w:val="24"/>
              </w:rPr>
              <w:t>2</w:t>
            </w:r>
          </w:p>
        </w:tc>
      </w:tr>
      <w:tr w:rsidR="006E506B" w14:paraId="6EFB6EF9" w14:textId="77777777">
        <w:trPr>
          <w:trHeight w:val="541"/>
        </w:trPr>
        <w:tc>
          <w:tcPr>
            <w:tcW w:w="4400" w:type="dxa"/>
          </w:tcPr>
          <w:p w14:paraId="7CFD3A8A" w14:textId="77777777" w:rsidR="006E506B" w:rsidRDefault="00226618">
            <w:pPr>
              <w:pStyle w:val="TableParagraph"/>
              <w:spacing w:before="1"/>
              <w:jc w:val="left"/>
              <w:rPr>
                <w:sz w:val="24"/>
              </w:rPr>
            </w:pPr>
            <w:r>
              <w:rPr>
                <w:sz w:val="24"/>
              </w:rPr>
              <w:t>Maximum</w:t>
            </w:r>
            <w:r>
              <w:rPr>
                <w:spacing w:val="-3"/>
                <w:sz w:val="24"/>
              </w:rPr>
              <w:t xml:space="preserve"> </w:t>
            </w:r>
            <w:r>
              <w:rPr>
                <w:sz w:val="24"/>
              </w:rPr>
              <w:t>horizontal</w:t>
            </w:r>
            <w:r>
              <w:rPr>
                <w:spacing w:val="-4"/>
                <w:sz w:val="24"/>
              </w:rPr>
              <w:t xml:space="preserve"> </w:t>
            </w:r>
            <w:r>
              <w:rPr>
                <w:sz w:val="24"/>
              </w:rPr>
              <w:t>linking</w:t>
            </w:r>
            <w:r>
              <w:rPr>
                <w:spacing w:val="-3"/>
                <w:sz w:val="24"/>
              </w:rPr>
              <w:t xml:space="preserve"> </w:t>
            </w:r>
            <w:r>
              <w:rPr>
                <w:spacing w:val="-2"/>
                <w:sz w:val="24"/>
              </w:rPr>
              <w:t>distance</w:t>
            </w:r>
          </w:p>
          <w:p w14:paraId="19BBC150" w14:textId="77777777" w:rsidR="006E506B" w:rsidRDefault="00226618">
            <w:pPr>
              <w:pStyle w:val="TableParagraph"/>
              <w:spacing w:line="251" w:lineRule="exact"/>
              <w:jc w:val="left"/>
              <w:rPr>
                <w:sz w:val="24"/>
              </w:rPr>
            </w:pPr>
            <w:r>
              <w:rPr>
                <w:spacing w:val="-2"/>
                <w:sz w:val="24"/>
              </w:rPr>
              <w:t>(meters)</w:t>
            </w:r>
          </w:p>
        </w:tc>
        <w:tc>
          <w:tcPr>
            <w:tcW w:w="1447" w:type="dxa"/>
          </w:tcPr>
          <w:p w14:paraId="52F3D33B" w14:textId="77777777" w:rsidR="006E506B" w:rsidRDefault="00226618">
            <w:pPr>
              <w:pStyle w:val="TableParagraph"/>
              <w:spacing w:before="1" w:line="240" w:lineRule="auto"/>
              <w:ind w:left="108"/>
              <w:jc w:val="left"/>
              <w:rPr>
                <w:sz w:val="24"/>
              </w:rPr>
            </w:pPr>
            <w:r>
              <w:rPr>
                <w:spacing w:val="-10"/>
                <w:sz w:val="24"/>
              </w:rPr>
              <w:t>3</w:t>
            </w:r>
          </w:p>
        </w:tc>
      </w:tr>
      <w:tr w:rsidR="006E506B" w14:paraId="4F147247" w14:textId="77777777">
        <w:trPr>
          <w:trHeight w:val="268"/>
        </w:trPr>
        <w:tc>
          <w:tcPr>
            <w:tcW w:w="4400" w:type="dxa"/>
          </w:tcPr>
          <w:p w14:paraId="3EDD3FEB" w14:textId="77777777" w:rsidR="006E506B" w:rsidRDefault="00226618">
            <w:pPr>
              <w:pStyle w:val="TableParagraph"/>
              <w:spacing w:line="248" w:lineRule="exact"/>
              <w:jc w:val="left"/>
              <w:rPr>
                <w:sz w:val="24"/>
              </w:rPr>
            </w:pPr>
            <w:r>
              <w:rPr>
                <w:sz w:val="24"/>
              </w:rPr>
              <w:t>Minimum</w:t>
            </w:r>
            <w:r>
              <w:rPr>
                <w:spacing w:val="-2"/>
                <w:sz w:val="24"/>
              </w:rPr>
              <w:t xml:space="preserve"> </w:t>
            </w:r>
            <w:r>
              <w:rPr>
                <w:sz w:val="24"/>
              </w:rPr>
              <w:t>total</w:t>
            </w:r>
            <w:r>
              <w:rPr>
                <w:spacing w:val="-2"/>
                <w:sz w:val="24"/>
              </w:rPr>
              <w:t xml:space="preserve"> </w:t>
            </w:r>
            <w:r>
              <w:rPr>
                <w:sz w:val="24"/>
              </w:rPr>
              <w:t>school</w:t>
            </w:r>
            <w:r>
              <w:rPr>
                <w:spacing w:val="-1"/>
                <w:sz w:val="24"/>
              </w:rPr>
              <w:t xml:space="preserve"> </w:t>
            </w:r>
            <w:r>
              <w:rPr>
                <w:sz w:val="24"/>
              </w:rPr>
              <w:t>length</w:t>
            </w:r>
            <w:r>
              <w:rPr>
                <w:spacing w:val="-2"/>
                <w:sz w:val="24"/>
              </w:rPr>
              <w:t xml:space="preserve"> (meters)</w:t>
            </w:r>
          </w:p>
        </w:tc>
        <w:tc>
          <w:tcPr>
            <w:tcW w:w="1447" w:type="dxa"/>
          </w:tcPr>
          <w:p w14:paraId="48E9DEC8" w14:textId="77777777" w:rsidR="006E506B" w:rsidRDefault="00226618">
            <w:pPr>
              <w:pStyle w:val="TableParagraph"/>
              <w:spacing w:line="248" w:lineRule="exact"/>
              <w:ind w:left="108"/>
              <w:jc w:val="left"/>
              <w:rPr>
                <w:sz w:val="24"/>
              </w:rPr>
            </w:pPr>
            <w:r>
              <w:rPr>
                <w:spacing w:val="-5"/>
                <w:sz w:val="24"/>
              </w:rPr>
              <w:t>7.5</w:t>
            </w:r>
          </w:p>
        </w:tc>
      </w:tr>
    </w:tbl>
    <w:p w14:paraId="5E70DC8B" w14:textId="77777777" w:rsidR="006E506B" w:rsidRDefault="006E506B">
      <w:pPr>
        <w:pStyle w:val="BodyText"/>
        <w:spacing w:before="183"/>
      </w:pPr>
    </w:p>
    <w:p w14:paraId="2AC996AA" w14:textId="77777777" w:rsidR="006E506B" w:rsidRDefault="00226618">
      <w:pPr>
        <w:pStyle w:val="BodyText"/>
        <w:ind w:left="100"/>
      </w:pPr>
      <w:r>
        <w:t>Table</w:t>
      </w:r>
      <w:r>
        <w:rPr>
          <w:spacing w:val="-4"/>
        </w:rPr>
        <w:t xml:space="preserve"> </w:t>
      </w:r>
      <w:r>
        <w:t>2.</w:t>
      </w:r>
      <w:r>
        <w:rPr>
          <w:spacing w:val="-1"/>
        </w:rPr>
        <w:t xml:space="preserve"> </w:t>
      </w:r>
      <w:r>
        <w:t>Krill</w:t>
      </w:r>
      <w:r>
        <w:rPr>
          <w:spacing w:val="-2"/>
        </w:rPr>
        <w:t xml:space="preserve"> </w:t>
      </w:r>
      <w:r>
        <w:t>length</w:t>
      </w:r>
      <w:r>
        <w:rPr>
          <w:spacing w:val="-2"/>
        </w:rPr>
        <w:t xml:space="preserve"> </w:t>
      </w:r>
      <w:r>
        <w:t>frequencies</w:t>
      </w:r>
      <w:r>
        <w:rPr>
          <w:spacing w:val="-4"/>
        </w:rPr>
        <w:t xml:space="preserve"> </w:t>
      </w:r>
      <w:r>
        <w:t>from</w:t>
      </w:r>
      <w:r>
        <w:rPr>
          <w:spacing w:val="-1"/>
        </w:rPr>
        <w:t xml:space="preserve"> </w:t>
      </w:r>
      <w:r>
        <w:t>Gentoo</w:t>
      </w:r>
      <w:r>
        <w:rPr>
          <w:spacing w:val="-3"/>
        </w:rPr>
        <w:t xml:space="preserve"> </w:t>
      </w:r>
      <w:r>
        <w:t>penguins</w:t>
      </w:r>
      <w:r>
        <w:rPr>
          <w:spacing w:val="-2"/>
        </w:rPr>
        <w:t xml:space="preserve"> </w:t>
      </w:r>
      <w:r>
        <w:t>on</w:t>
      </w:r>
      <w:r>
        <w:rPr>
          <w:spacing w:val="-3"/>
        </w:rPr>
        <w:t xml:space="preserve"> </w:t>
      </w:r>
      <w:r>
        <w:t>King</w:t>
      </w:r>
      <w:r>
        <w:rPr>
          <w:spacing w:val="-1"/>
        </w:rPr>
        <w:t xml:space="preserve"> </w:t>
      </w:r>
      <w:r>
        <w:t>George</w:t>
      </w:r>
      <w:r>
        <w:rPr>
          <w:spacing w:val="-1"/>
        </w:rPr>
        <w:t xml:space="preserve"> </w:t>
      </w:r>
      <w:r>
        <w:rPr>
          <w:spacing w:val="-2"/>
        </w:rPr>
        <w:t>Island.</w:t>
      </w:r>
    </w:p>
    <w:p w14:paraId="12A5CD41" w14:textId="77777777" w:rsidR="006E506B" w:rsidRDefault="006E506B">
      <w:pPr>
        <w:pStyle w:val="BodyText"/>
        <w:rPr>
          <w:sz w:val="20"/>
        </w:rPr>
      </w:pPr>
    </w:p>
    <w:p w14:paraId="7DBFF3C0" w14:textId="77777777" w:rsidR="006E506B" w:rsidRDefault="006E506B">
      <w:pPr>
        <w:pStyle w:val="BodyText"/>
        <w:spacing w:before="186"/>
        <w:rPr>
          <w:sz w:val="20"/>
        </w:rPr>
      </w:pPr>
    </w:p>
    <w:tbl>
      <w:tblPr>
        <w:tblW w:w="0" w:type="auto"/>
        <w:tblInd w:w="20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1797"/>
        <w:gridCol w:w="220"/>
        <w:gridCol w:w="1084"/>
        <w:gridCol w:w="1189"/>
      </w:tblGrid>
      <w:tr w:rsidR="006E506B" w14:paraId="405080AF" w14:textId="77777777">
        <w:trPr>
          <w:trHeight w:val="540"/>
        </w:trPr>
        <w:tc>
          <w:tcPr>
            <w:tcW w:w="1085" w:type="dxa"/>
          </w:tcPr>
          <w:p w14:paraId="47F71558" w14:textId="77777777" w:rsidR="006E506B" w:rsidRDefault="00226618">
            <w:pPr>
              <w:pStyle w:val="TableParagraph"/>
              <w:jc w:val="left"/>
              <w:rPr>
                <w:sz w:val="24"/>
              </w:rPr>
            </w:pPr>
            <w:r>
              <w:rPr>
                <w:spacing w:val="-2"/>
                <w:sz w:val="24"/>
              </w:rPr>
              <w:t>Length</w:t>
            </w:r>
          </w:p>
          <w:p w14:paraId="6CFAAFE7" w14:textId="77777777" w:rsidR="006E506B" w:rsidRDefault="00226618">
            <w:pPr>
              <w:pStyle w:val="TableParagraph"/>
              <w:spacing w:line="251" w:lineRule="exact"/>
              <w:jc w:val="left"/>
              <w:rPr>
                <w:sz w:val="24"/>
              </w:rPr>
            </w:pPr>
            <w:r>
              <w:rPr>
                <w:spacing w:val="-4"/>
                <w:sz w:val="24"/>
              </w:rPr>
              <w:t>(mm)</w:t>
            </w:r>
          </w:p>
        </w:tc>
        <w:tc>
          <w:tcPr>
            <w:tcW w:w="2017" w:type="dxa"/>
            <w:gridSpan w:val="2"/>
          </w:tcPr>
          <w:p w14:paraId="683B1013" w14:textId="77777777" w:rsidR="006E506B" w:rsidRDefault="00226618">
            <w:pPr>
              <w:pStyle w:val="TableParagraph"/>
              <w:ind w:left="521"/>
              <w:jc w:val="left"/>
              <w:rPr>
                <w:sz w:val="24"/>
              </w:rPr>
            </w:pPr>
            <w:r>
              <w:rPr>
                <w:spacing w:val="-2"/>
                <w:sz w:val="24"/>
              </w:rPr>
              <w:t>Frequency</w:t>
            </w:r>
          </w:p>
        </w:tc>
        <w:tc>
          <w:tcPr>
            <w:tcW w:w="1084" w:type="dxa"/>
          </w:tcPr>
          <w:p w14:paraId="3CE49D1E" w14:textId="77777777" w:rsidR="006E506B" w:rsidRDefault="00226618">
            <w:pPr>
              <w:pStyle w:val="TableParagraph"/>
              <w:ind w:left="212"/>
              <w:jc w:val="left"/>
              <w:rPr>
                <w:sz w:val="24"/>
              </w:rPr>
            </w:pPr>
            <w:r>
              <w:rPr>
                <w:spacing w:val="-2"/>
                <w:sz w:val="24"/>
              </w:rPr>
              <w:t>Length</w:t>
            </w:r>
          </w:p>
          <w:p w14:paraId="296C572D" w14:textId="77777777" w:rsidR="006E506B" w:rsidRDefault="00226618">
            <w:pPr>
              <w:pStyle w:val="TableParagraph"/>
              <w:spacing w:line="251" w:lineRule="exact"/>
              <w:ind w:left="287"/>
              <w:jc w:val="left"/>
              <w:rPr>
                <w:sz w:val="24"/>
              </w:rPr>
            </w:pPr>
            <w:r>
              <w:rPr>
                <w:spacing w:val="-4"/>
                <w:sz w:val="24"/>
              </w:rPr>
              <w:t>(mm)</w:t>
            </w:r>
          </w:p>
        </w:tc>
        <w:tc>
          <w:tcPr>
            <w:tcW w:w="1189" w:type="dxa"/>
          </w:tcPr>
          <w:p w14:paraId="3C591391" w14:textId="77777777" w:rsidR="006E506B" w:rsidRDefault="00226618">
            <w:pPr>
              <w:pStyle w:val="TableParagraph"/>
              <w:ind w:left="17" w:right="2"/>
              <w:rPr>
                <w:sz w:val="24"/>
              </w:rPr>
            </w:pPr>
            <w:r>
              <w:rPr>
                <w:spacing w:val="-2"/>
                <w:sz w:val="24"/>
              </w:rPr>
              <w:t>Frequency</w:t>
            </w:r>
          </w:p>
        </w:tc>
      </w:tr>
      <w:tr w:rsidR="006E506B" w14:paraId="66CEC332" w14:textId="77777777">
        <w:trPr>
          <w:trHeight w:val="299"/>
        </w:trPr>
        <w:tc>
          <w:tcPr>
            <w:tcW w:w="1085" w:type="dxa"/>
          </w:tcPr>
          <w:p w14:paraId="6B659FB3" w14:textId="77777777" w:rsidR="006E506B" w:rsidRDefault="00226618">
            <w:pPr>
              <w:pStyle w:val="TableParagraph"/>
              <w:jc w:val="left"/>
              <w:rPr>
                <w:sz w:val="24"/>
              </w:rPr>
            </w:pPr>
            <w:r>
              <w:rPr>
                <w:spacing w:val="-5"/>
                <w:sz w:val="24"/>
              </w:rPr>
              <w:t>20</w:t>
            </w:r>
          </w:p>
        </w:tc>
        <w:tc>
          <w:tcPr>
            <w:tcW w:w="1797" w:type="dxa"/>
          </w:tcPr>
          <w:p w14:paraId="34AC85F9" w14:textId="77777777" w:rsidR="006E506B" w:rsidRDefault="00226618">
            <w:pPr>
              <w:pStyle w:val="TableParagraph"/>
              <w:ind w:left="8"/>
              <w:rPr>
                <w:sz w:val="24"/>
              </w:rPr>
            </w:pPr>
            <w:r>
              <w:rPr>
                <w:spacing w:val="-2"/>
                <w:sz w:val="24"/>
              </w:rPr>
              <w:t>0.000</w:t>
            </w:r>
          </w:p>
        </w:tc>
        <w:tc>
          <w:tcPr>
            <w:tcW w:w="220" w:type="dxa"/>
          </w:tcPr>
          <w:p w14:paraId="599C6351" w14:textId="77777777" w:rsidR="006E506B" w:rsidRDefault="006E506B">
            <w:pPr>
              <w:pStyle w:val="TableParagraph"/>
              <w:spacing w:line="240" w:lineRule="auto"/>
              <w:ind w:left="0"/>
              <w:jc w:val="left"/>
              <w:rPr>
                <w:rFonts w:ascii="Times New Roman"/>
              </w:rPr>
            </w:pPr>
          </w:p>
        </w:tc>
        <w:tc>
          <w:tcPr>
            <w:tcW w:w="1084" w:type="dxa"/>
          </w:tcPr>
          <w:p w14:paraId="5F9B0DAA" w14:textId="77777777" w:rsidR="006E506B" w:rsidRDefault="00226618">
            <w:pPr>
              <w:pStyle w:val="TableParagraph"/>
              <w:ind w:left="14"/>
              <w:rPr>
                <w:sz w:val="24"/>
              </w:rPr>
            </w:pPr>
            <w:r>
              <w:rPr>
                <w:spacing w:val="-5"/>
                <w:sz w:val="24"/>
              </w:rPr>
              <w:t>41</w:t>
            </w:r>
          </w:p>
        </w:tc>
        <w:tc>
          <w:tcPr>
            <w:tcW w:w="1189" w:type="dxa"/>
          </w:tcPr>
          <w:p w14:paraId="5A681A88" w14:textId="77777777" w:rsidR="006E506B" w:rsidRDefault="00226618">
            <w:pPr>
              <w:pStyle w:val="TableParagraph"/>
              <w:ind w:left="17"/>
              <w:rPr>
                <w:sz w:val="24"/>
              </w:rPr>
            </w:pPr>
            <w:r>
              <w:rPr>
                <w:spacing w:val="-2"/>
                <w:sz w:val="24"/>
              </w:rPr>
              <w:t>0.073</w:t>
            </w:r>
          </w:p>
        </w:tc>
      </w:tr>
      <w:tr w:rsidR="006E506B" w14:paraId="374010BB" w14:textId="77777777">
        <w:trPr>
          <w:trHeight w:val="299"/>
        </w:trPr>
        <w:tc>
          <w:tcPr>
            <w:tcW w:w="1085" w:type="dxa"/>
          </w:tcPr>
          <w:p w14:paraId="252355AB" w14:textId="77777777" w:rsidR="006E506B" w:rsidRDefault="00226618">
            <w:pPr>
              <w:pStyle w:val="TableParagraph"/>
              <w:jc w:val="left"/>
              <w:rPr>
                <w:sz w:val="24"/>
              </w:rPr>
            </w:pPr>
            <w:r>
              <w:rPr>
                <w:spacing w:val="-5"/>
                <w:sz w:val="24"/>
              </w:rPr>
              <w:t>21</w:t>
            </w:r>
          </w:p>
        </w:tc>
        <w:tc>
          <w:tcPr>
            <w:tcW w:w="1797" w:type="dxa"/>
          </w:tcPr>
          <w:p w14:paraId="579A484D" w14:textId="77777777" w:rsidR="006E506B" w:rsidRDefault="00226618">
            <w:pPr>
              <w:pStyle w:val="TableParagraph"/>
              <w:ind w:left="8"/>
              <w:rPr>
                <w:sz w:val="24"/>
              </w:rPr>
            </w:pPr>
            <w:r>
              <w:rPr>
                <w:spacing w:val="-2"/>
                <w:sz w:val="24"/>
              </w:rPr>
              <w:t>0.000</w:t>
            </w:r>
          </w:p>
        </w:tc>
        <w:tc>
          <w:tcPr>
            <w:tcW w:w="220" w:type="dxa"/>
          </w:tcPr>
          <w:p w14:paraId="54D4A13D" w14:textId="77777777" w:rsidR="006E506B" w:rsidRDefault="006E506B">
            <w:pPr>
              <w:pStyle w:val="TableParagraph"/>
              <w:spacing w:line="240" w:lineRule="auto"/>
              <w:ind w:left="0"/>
              <w:jc w:val="left"/>
              <w:rPr>
                <w:rFonts w:ascii="Times New Roman"/>
              </w:rPr>
            </w:pPr>
          </w:p>
        </w:tc>
        <w:tc>
          <w:tcPr>
            <w:tcW w:w="1084" w:type="dxa"/>
          </w:tcPr>
          <w:p w14:paraId="7C3A973E" w14:textId="77777777" w:rsidR="006E506B" w:rsidRDefault="00226618">
            <w:pPr>
              <w:pStyle w:val="TableParagraph"/>
              <w:ind w:left="14"/>
              <w:rPr>
                <w:sz w:val="24"/>
              </w:rPr>
            </w:pPr>
            <w:r>
              <w:rPr>
                <w:spacing w:val="-5"/>
                <w:sz w:val="24"/>
              </w:rPr>
              <w:t>42</w:t>
            </w:r>
          </w:p>
        </w:tc>
        <w:tc>
          <w:tcPr>
            <w:tcW w:w="1189" w:type="dxa"/>
          </w:tcPr>
          <w:p w14:paraId="6EC92FEA" w14:textId="77777777" w:rsidR="006E506B" w:rsidRDefault="00226618">
            <w:pPr>
              <w:pStyle w:val="TableParagraph"/>
              <w:ind w:left="17"/>
              <w:rPr>
                <w:sz w:val="24"/>
              </w:rPr>
            </w:pPr>
            <w:r>
              <w:rPr>
                <w:spacing w:val="-2"/>
                <w:sz w:val="24"/>
              </w:rPr>
              <w:t>0.063</w:t>
            </w:r>
          </w:p>
        </w:tc>
      </w:tr>
      <w:tr w:rsidR="006E506B" w14:paraId="4DE38C44" w14:textId="77777777">
        <w:trPr>
          <w:trHeight w:val="299"/>
        </w:trPr>
        <w:tc>
          <w:tcPr>
            <w:tcW w:w="1085" w:type="dxa"/>
          </w:tcPr>
          <w:p w14:paraId="2FCE9EFD" w14:textId="77777777" w:rsidR="006E506B" w:rsidRDefault="00226618">
            <w:pPr>
              <w:pStyle w:val="TableParagraph"/>
              <w:jc w:val="left"/>
              <w:rPr>
                <w:sz w:val="24"/>
              </w:rPr>
            </w:pPr>
            <w:r>
              <w:rPr>
                <w:spacing w:val="-5"/>
                <w:sz w:val="24"/>
              </w:rPr>
              <w:t>22</w:t>
            </w:r>
          </w:p>
        </w:tc>
        <w:tc>
          <w:tcPr>
            <w:tcW w:w="1797" w:type="dxa"/>
          </w:tcPr>
          <w:p w14:paraId="24B62D93" w14:textId="77777777" w:rsidR="006E506B" w:rsidRDefault="00226618">
            <w:pPr>
              <w:pStyle w:val="TableParagraph"/>
              <w:ind w:left="8"/>
              <w:rPr>
                <w:sz w:val="24"/>
              </w:rPr>
            </w:pPr>
            <w:r>
              <w:rPr>
                <w:spacing w:val="-2"/>
                <w:sz w:val="24"/>
              </w:rPr>
              <w:t>0.002</w:t>
            </w:r>
          </w:p>
        </w:tc>
        <w:tc>
          <w:tcPr>
            <w:tcW w:w="220" w:type="dxa"/>
          </w:tcPr>
          <w:p w14:paraId="7BFF15D3" w14:textId="77777777" w:rsidR="006E506B" w:rsidRDefault="006E506B">
            <w:pPr>
              <w:pStyle w:val="TableParagraph"/>
              <w:spacing w:line="240" w:lineRule="auto"/>
              <w:ind w:left="0"/>
              <w:jc w:val="left"/>
              <w:rPr>
                <w:rFonts w:ascii="Times New Roman"/>
              </w:rPr>
            </w:pPr>
          </w:p>
        </w:tc>
        <w:tc>
          <w:tcPr>
            <w:tcW w:w="1084" w:type="dxa"/>
          </w:tcPr>
          <w:p w14:paraId="03F52D0D" w14:textId="77777777" w:rsidR="006E506B" w:rsidRDefault="00226618">
            <w:pPr>
              <w:pStyle w:val="TableParagraph"/>
              <w:ind w:left="14"/>
              <w:rPr>
                <w:sz w:val="24"/>
              </w:rPr>
            </w:pPr>
            <w:r>
              <w:rPr>
                <w:spacing w:val="-5"/>
                <w:sz w:val="24"/>
              </w:rPr>
              <w:t>43</w:t>
            </w:r>
          </w:p>
        </w:tc>
        <w:tc>
          <w:tcPr>
            <w:tcW w:w="1189" w:type="dxa"/>
          </w:tcPr>
          <w:p w14:paraId="6FCE06B0" w14:textId="77777777" w:rsidR="006E506B" w:rsidRDefault="00226618">
            <w:pPr>
              <w:pStyle w:val="TableParagraph"/>
              <w:ind w:left="17"/>
              <w:rPr>
                <w:sz w:val="24"/>
              </w:rPr>
            </w:pPr>
            <w:r>
              <w:rPr>
                <w:spacing w:val="-2"/>
                <w:sz w:val="24"/>
              </w:rPr>
              <w:t>0.037</w:t>
            </w:r>
          </w:p>
        </w:tc>
      </w:tr>
      <w:tr w:rsidR="006E506B" w14:paraId="2D49559B" w14:textId="77777777">
        <w:trPr>
          <w:trHeight w:val="299"/>
        </w:trPr>
        <w:tc>
          <w:tcPr>
            <w:tcW w:w="1085" w:type="dxa"/>
          </w:tcPr>
          <w:p w14:paraId="2D88F022" w14:textId="77777777" w:rsidR="006E506B" w:rsidRDefault="00226618">
            <w:pPr>
              <w:pStyle w:val="TableParagraph"/>
              <w:jc w:val="left"/>
              <w:rPr>
                <w:sz w:val="24"/>
              </w:rPr>
            </w:pPr>
            <w:r>
              <w:rPr>
                <w:spacing w:val="-5"/>
                <w:sz w:val="24"/>
              </w:rPr>
              <w:t>23</w:t>
            </w:r>
          </w:p>
        </w:tc>
        <w:tc>
          <w:tcPr>
            <w:tcW w:w="1797" w:type="dxa"/>
          </w:tcPr>
          <w:p w14:paraId="7971239C" w14:textId="77777777" w:rsidR="006E506B" w:rsidRDefault="00226618">
            <w:pPr>
              <w:pStyle w:val="TableParagraph"/>
              <w:ind w:left="8"/>
              <w:rPr>
                <w:sz w:val="24"/>
              </w:rPr>
            </w:pPr>
            <w:r>
              <w:rPr>
                <w:spacing w:val="-2"/>
                <w:sz w:val="24"/>
              </w:rPr>
              <w:t>0.000</w:t>
            </w:r>
          </w:p>
        </w:tc>
        <w:tc>
          <w:tcPr>
            <w:tcW w:w="220" w:type="dxa"/>
          </w:tcPr>
          <w:p w14:paraId="04702105" w14:textId="77777777" w:rsidR="006E506B" w:rsidRDefault="006E506B">
            <w:pPr>
              <w:pStyle w:val="TableParagraph"/>
              <w:spacing w:line="240" w:lineRule="auto"/>
              <w:ind w:left="0"/>
              <w:jc w:val="left"/>
              <w:rPr>
                <w:rFonts w:ascii="Times New Roman"/>
              </w:rPr>
            </w:pPr>
          </w:p>
        </w:tc>
        <w:tc>
          <w:tcPr>
            <w:tcW w:w="1084" w:type="dxa"/>
          </w:tcPr>
          <w:p w14:paraId="5CAF6E58" w14:textId="77777777" w:rsidR="006E506B" w:rsidRDefault="00226618">
            <w:pPr>
              <w:pStyle w:val="TableParagraph"/>
              <w:ind w:left="14"/>
              <w:rPr>
                <w:sz w:val="24"/>
              </w:rPr>
            </w:pPr>
            <w:r>
              <w:rPr>
                <w:spacing w:val="-5"/>
                <w:sz w:val="24"/>
              </w:rPr>
              <w:t>44</w:t>
            </w:r>
          </w:p>
        </w:tc>
        <w:tc>
          <w:tcPr>
            <w:tcW w:w="1189" w:type="dxa"/>
          </w:tcPr>
          <w:p w14:paraId="51290248" w14:textId="77777777" w:rsidR="006E506B" w:rsidRDefault="00226618">
            <w:pPr>
              <w:pStyle w:val="TableParagraph"/>
              <w:ind w:left="17"/>
              <w:rPr>
                <w:sz w:val="24"/>
              </w:rPr>
            </w:pPr>
            <w:r>
              <w:rPr>
                <w:spacing w:val="-2"/>
                <w:sz w:val="24"/>
              </w:rPr>
              <w:t>0.044</w:t>
            </w:r>
          </w:p>
        </w:tc>
      </w:tr>
      <w:tr w:rsidR="006E506B" w14:paraId="56560EF1" w14:textId="77777777">
        <w:trPr>
          <w:trHeight w:val="301"/>
        </w:trPr>
        <w:tc>
          <w:tcPr>
            <w:tcW w:w="1085" w:type="dxa"/>
          </w:tcPr>
          <w:p w14:paraId="7165DFCA" w14:textId="77777777" w:rsidR="006E506B" w:rsidRDefault="00226618">
            <w:pPr>
              <w:pStyle w:val="TableParagraph"/>
              <w:spacing w:before="1" w:line="240" w:lineRule="auto"/>
              <w:jc w:val="left"/>
              <w:rPr>
                <w:sz w:val="24"/>
              </w:rPr>
            </w:pPr>
            <w:r>
              <w:rPr>
                <w:spacing w:val="-5"/>
                <w:sz w:val="24"/>
              </w:rPr>
              <w:t>24</w:t>
            </w:r>
          </w:p>
        </w:tc>
        <w:tc>
          <w:tcPr>
            <w:tcW w:w="1797" w:type="dxa"/>
          </w:tcPr>
          <w:p w14:paraId="6C474955" w14:textId="77777777" w:rsidR="006E506B" w:rsidRDefault="00226618">
            <w:pPr>
              <w:pStyle w:val="TableParagraph"/>
              <w:spacing w:before="1" w:line="240" w:lineRule="auto"/>
              <w:ind w:left="8"/>
              <w:rPr>
                <w:sz w:val="24"/>
              </w:rPr>
            </w:pPr>
            <w:r>
              <w:rPr>
                <w:spacing w:val="-2"/>
                <w:sz w:val="24"/>
              </w:rPr>
              <w:t>0.000</w:t>
            </w:r>
          </w:p>
        </w:tc>
        <w:tc>
          <w:tcPr>
            <w:tcW w:w="220" w:type="dxa"/>
          </w:tcPr>
          <w:p w14:paraId="05D532F3" w14:textId="77777777" w:rsidR="006E506B" w:rsidRDefault="006E506B">
            <w:pPr>
              <w:pStyle w:val="TableParagraph"/>
              <w:spacing w:line="240" w:lineRule="auto"/>
              <w:ind w:left="0"/>
              <w:jc w:val="left"/>
              <w:rPr>
                <w:rFonts w:ascii="Times New Roman"/>
              </w:rPr>
            </w:pPr>
          </w:p>
        </w:tc>
        <w:tc>
          <w:tcPr>
            <w:tcW w:w="1084" w:type="dxa"/>
          </w:tcPr>
          <w:p w14:paraId="5F104B7F" w14:textId="77777777" w:rsidR="006E506B" w:rsidRDefault="00226618">
            <w:pPr>
              <w:pStyle w:val="TableParagraph"/>
              <w:spacing w:before="1" w:line="240" w:lineRule="auto"/>
              <w:ind w:left="14"/>
              <w:rPr>
                <w:sz w:val="24"/>
              </w:rPr>
            </w:pPr>
            <w:r>
              <w:rPr>
                <w:spacing w:val="-5"/>
                <w:sz w:val="24"/>
              </w:rPr>
              <w:t>45</w:t>
            </w:r>
          </w:p>
        </w:tc>
        <w:tc>
          <w:tcPr>
            <w:tcW w:w="1189" w:type="dxa"/>
          </w:tcPr>
          <w:p w14:paraId="0F2D4252" w14:textId="77777777" w:rsidR="006E506B" w:rsidRDefault="00226618">
            <w:pPr>
              <w:pStyle w:val="TableParagraph"/>
              <w:spacing w:before="1" w:line="240" w:lineRule="auto"/>
              <w:ind w:left="17"/>
              <w:rPr>
                <w:sz w:val="24"/>
              </w:rPr>
            </w:pPr>
            <w:r>
              <w:rPr>
                <w:spacing w:val="-2"/>
                <w:sz w:val="24"/>
              </w:rPr>
              <w:t>0.077</w:t>
            </w:r>
          </w:p>
        </w:tc>
      </w:tr>
      <w:tr w:rsidR="006E506B" w14:paraId="07109EB3" w14:textId="77777777">
        <w:trPr>
          <w:trHeight w:val="299"/>
        </w:trPr>
        <w:tc>
          <w:tcPr>
            <w:tcW w:w="1085" w:type="dxa"/>
          </w:tcPr>
          <w:p w14:paraId="3E881482" w14:textId="77777777" w:rsidR="006E506B" w:rsidRDefault="00226618">
            <w:pPr>
              <w:pStyle w:val="TableParagraph"/>
              <w:jc w:val="left"/>
              <w:rPr>
                <w:sz w:val="24"/>
              </w:rPr>
            </w:pPr>
            <w:r>
              <w:rPr>
                <w:spacing w:val="-5"/>
                <w:sz w:val="24"/>
              </w:rPr>
              <w:t>25</w:t>
            </w:r>
          </w:p>
        </w:tc>
        <w:tc>
          <w:tcPr>
            <w:tcW w:w="1797" w:type="dxa"/>
          </w:tcPr>
          <w:p w14:paraId="05879AB8" w14:textId="77777777" w:rsidR="006E506B" w:rsidRDefault="00226618">
            <w:pPr>
              <w:pStyle w:val="TableParagraph"/>
              <w:ind w:left="8"/>
              <w:rPr>
                <w:sz w:val="24"/>
              </w:rPr>
            </w:pPr>
            <w:r>
              <w:rPr>
                <w:spacing w:val="-2"/>
                <w:sz w:val="24"/>
              </w:rPr>
              <w:t>0.000</w:t>
            </w:r>
          </w:p>
        </w:tc>
        <w:tc>
          <w:tcPr>
            <w:tcW w:w="220" w:type="dxa"/>
          </w:tcPr>
          <w:p w14:paraId="3E473001" w14:textId="77777777" w:rsidR="006E506B" w:rsidRDefault="006E506B">
            <w:pPr>
              <w:pStyle w:val="TableParagraph"/>
              <w:spacing w:line="240" w:lineRule="auto"/>
              <w:ind w:left="0"/>
              <w:jc w:val="left"/>
              <w:rPr>
                <w:rFonts w:ascii="Times New Roman"/>
              </w:rPr>
            </w:pPr>
          </w:p>
        </w:tc>
        <w:tc>
          <w:tcPr>
            <w:tcW w:w="1084" w:type="dxa"/>
          </w:tcPr>
          <w:p w14:paraId="4C0961D1" w14:textId="77777777" w:rsidR="006E506B" w:rsidRDefault="00226618">
            <w:pPr>
              <w:pStyle w:val="TableParagraph"/>
              <w:ind w:left="14"/>
              <w:rPr>
                <w:sz w:val="24"/>
              </w:rPr>
            </w:pPr>
            <w:r>
              <w:rPr>
                <w:spacing w:val="-5"/>
                <w:sz w:val="24"/>
              </w:rPr>
              <w:t>46</w:t>
            </w:r>
          </w:p>
        </w:tc>
        <w:tc>
          <w:tcPr>
            <w:tcW w:w="1189" w:type="dxa"/>
          </w:tcPr>
          <w:p w14:paraId="1EFA6565" w14:textId="77777777" w:rsidR="006E506B" w:rsidRDefault="00226618">
            <w:pPr>
              <w:pStyle w:val="TableParagraph"/>
              <w:ind w:left="17"/>
              <w:rPr>
                <w:sz w:val="24"/>
              </w:rPr>
            </w:pPr>
            <w:r>
              <w:rPr>
                <w:spacing w:val="-2"/>
                <w:sz w:val="24"/>
              </w:rPr>
              <w:t>0.042</w:t>
            </w:r>
          </w:p>
        </w:tc>
      </w:tr>
      <w:tr w:rsidR="006E506B" w14:paraId="3F0DDBF2" w14:textId="77777777">
        <w:trPr>
          <w:trHeight w:val="299"/>
        </w:trPr>
        <w:tc>
          <w:tcPr>
            <w:tcW w:w="1085" w:type="dxa"/>
          </w:tcPr>
          <w:p w14:paraId="23A4E5B0" w14:textId="77777777" w:rsidR="006E506B" w:rsidRDefault="00226618">
            <w:pPr>
              <w:pStyle w:val="TableParagraph"/>
              <w:jc w:val="left"/>
              <w:rPr>
                <w:sz w:val="24"/>
              </w:rPr>
            </w:pPr>
            <w:r>
              <w:rPr>
                <w:spacing w:val="-5"/>
                <w:sz w:val="24"/>
              </w:rPr>
              <w:t>26</w:t>
            </w:r>
          </w:p>
        </w:tc>
        <w:tc>
          <w:tcPr>
            <w:tcW w:w="1797" w:type="dxa"/>
          </w:tcPr>
          <w:p w14:paraId="080C4E4F" w14:textId="77777777" w:rsidR="006E506B" w:rsidRDefault="00226618">
            <w:pPr>
              <w:pStyle w:val="TableParagraph"/>
              <w:ind w:left="8"/>
              <w:rPr>
                <w:sz w:val="24"/>
              </w:rPr>
            </w:pPr>
            <w:r>
              <w:rPr>
                <w:spacing w:val="-2"/>
                <w:sz w:val="24"/>
              </w:rPr>
              <w:t>0.000</w:t>
            </w:r>
          </w:p>
        </w:tc>
        <w:tc>
          <w:tcPr>
            <w:tcW w:w="220" w:type="dxa"/>
          </w:tcPr>
          <w:p w14:paraId="5B24D71B" w14:textId="77777777" w:rsidR="006E506B" w:rsidRDefault="006E506B">
            <w:pPr>
              <w:pStyle w:val="TableParagraph"/>
              <w:spacing w:line="240" w:lineRule="auto"/>
              <w:ind w:left="0"/>
              <w:jc w:val="left"/>
              <w:rPr>
                <w:rFonts w:ascii="Times New Roman"/>
              </w:rPr>
            </w:pPr>
          </w:p>
        </w:tc>
        <w:tc>
          <w:tcPr>
            <w:tcW w:w="1084" w:type="dxa"/>
          </w:tcPr>
          <w:p w14:paraId="2F5D1FAB" w14:textId="77777777" w:rsidR="006E506B" w:rsidRDefault="00226618">
            <w:pPr>
              <w:pStyle w:val="TableParagraph"/>
              <w:ind w:left="14"/>
              <w:rPr>
                <w:sz w:val="24"/>
              </w:rPr>
            </w:pPr>
            <w:r>
              <w:rPr>
                <w:spacing w:val="-5"/>
                <w:sz w:val="24"/>
              </w:rPr>
              <w:t>47</w:t>
            </w:r>
          </w:p>
        </w:tc>
        <w:tc>
          <w:tcPr>
            <w:tcW w:w="1189" w:type="dxa"/>
          </w:tcPr>
          <w:p w14:paraId="2294BC70" w14:textId="77777777" w:rsidR="006E506B" w:rsidRDefault="00226618">
            <w:pPr>
              <w:pStyle w:val="TableParagraph"/>
              <w:ind w:left="17"/>
              <w:rPr>
                <w:sz w:val="24"/>
              </w:rPr>
            </w:pPr>
            <w:r>
              <w:rPr>
                <w:spacing w:val="-2"/>
                <w:sz w:val="24"/>
              </w:rPr>
              <w:t>0.066</w:t>
            </w:r>
          </w:p>
        </w:tc>
      </w:tr>
      <w:tr w:rsidR="006E506B" w14:paraId="6A05DD1F" w14:textId="77777777">
        <w:trPr>
          <w:trHeight w:val="299"/>
        </w:trPr>
        <w:tc>
          <w:tcPr>
            <w:tcW w:w="1085" w:type="dxa"/>
          </w:tcPr>
          <w:p w14:paraId="11BBA2CA" w14:textId="77777777" w:rsidR="006E506B" w:rsidRDefault="00226618">
            <w:pPr>
              <w:pStyle w:val="TableParagraph"/>
              <w:jc w:val="left"/>
              <w:rPr>
                <w:sz w:val="24"/>
              </w:rPr>
            </w:pPr>
            <w:r>
              <w:rPr>
                <w:spacing w:val="-5"/>
                <w:sz w:val="24"/>
              </w:rPr>
              <w:t>27</w:t>
            </w:r>
          </w:p>
        </w:tc>
        <w:tc>
          <w:tcPr>
            <w:tcW w:w="1797" w:type="dxa"/>
          </w:tcPr>
          <w:p w14:paraId="6660EAFC" w14:textId="77777777" w:rsidR="006E506B" w:rsidRDefault="00226618">
            <w:pPr>
              <w:pStyle w:val="TableParagraph"/>
              <w:ind w:left="8"/>
              <w:rPr>
                <w:sz w:val="24"/>
              </w:rPr>
            </w:pPr>
            <w:r>
              <w:rPr>
                <w:spacing w:val="-2"/>
                <w:sz w:val="24"/>
              </w:rPr>
              <w:t>0.005</w:t>
            </w:r>
          </w:p>
        </w:tc>
        <w:tc>
          <w:tcPr>
            <w:tcW w:w="220" w:type="dxa"/>
          </w:tcPr>
          <w:p w14:paraId="2F23A9F4" w14:textId="77777777" w:rsidR="006E506B" w:rsidRDefault="006E506B">
            <w:pPr>
              <w:pStyle w:val="TableParagraph"/>
              <w:spacing w:line="240" w:lineRule="auto"/>
              <w:ind w:left="0"/>
              <w:jc w:val="left"/>
              <w:rPr>
                <w:rFonts w:ascii="Times New Roman"/>
              </w:rPr>
            </w:pPr>
          </w:p>
        </w:tc>
        <w:tc>
          <w:tcPr>
            <w:tcW w:w="1084" w:type="dxa"/>
          </w:tcPr>
          <w:p w14:paraId="063BB868" w14:textId="77777777" w:rsidR="006E506B" w:rsidRDefault="00226618">
            <w:pPr>
              <w:pStyle w:val="TableParagraph"/>
              <w:ind w:left="14"/>
              <w:rPr>
                <w:sz w:val="24"/>
              </w:rPr>
            </w:pPr>
            <w:r>
              <w:rPr>
                <w:spacing w:val="-5"/>
                <w:sz w:val="24"/>
              </w:rPr>
              <w:t>48</w:t>
            </w:r>
          </w:p>
        </w:tc>
        <w:tc>
          <w:tcPr>
            <w:tcW w:w="1189" w:type="dxa"/>
          </w:tcPr>
          <w:p w14:paraId="3C1E1B30" w14:textId="77777777" w:rsidR="006E506B" w:rsidRDefault="00226618">
            <w:pPr>
              <w:pStyle w:val="TableParagraph"/>
              <w:ind w:left="17"/>
              <w:rPr>
                <w:sz w:val="24"/>
              </w:rPr>
            </w:pPr>
            <w:r>
              <w:rPr>
                <w:spacing w:val="-2"/>
                <w:sz w:val="24"/>
              </w:rPr>
              <w:t>0.044</w:t>
            </w:r>
          </w:p>
        </w:tc>
      </w:tr>
      <w:tr w:rsidR="006E506B" w14:paraId="0E75578D" w14:textId="77777777">
        <w:trPr>
          <w:trHeight w:val="300"/>
        </w:trPr>
        <w:tc>
          <w:tcPr>
            <w:tcW w:w="1085" w:type="dxa"/>
          </w:tcPr>
          <w:p w14:paraId="7E00E28C" w14:textId="77777777" w:rsidR="006E506B" w:rsidRDefault="00226618">
            <w:pPr>
              <w:pStyle w:val="TableParagraph"/>
              <w:spacing w:line="240" w:lineRule="auto"/>
              <w:jc w:val="left"/>
              <w:rPr>
                <w:sz w:val="24"/>
              </w:rPr>
            </w:pPr>
            <w:r>
              <w:rPr>
                <w:spacing w:val="-5"/>
                <w:sz w:val="24"/>
              </w:rPr>
              <w:t>28</w:t>
            </w:r>
          </w:p>
        </w:tc>
        <w:tc>
          <w:tcPr>
            <w:tcW w:w="1797" w:type="dxa"/>
          </w:tcPr>
          <w:p w14:paraId="03001178" w14:textId="77777777" w:rsidR="006E506B" w:rsidRDefault="00226618">
            <w:pPr>
              <w:pStyle w:val="TableParagraph"/>
              <w:spacing w:line="240" w:lineRule="auto"/>
              <w:ind w:left="8"/>
              <w:rPr>
                <w:sz w:val="24"/>
              </w:rPr>
            </w:pPr>
            <w:r>
              <w:rPr>
                <w:spacing w:val="-2"/>
                <w:sz w:val="24"/>
              </w:rPr>
              <w:t>0.002</w:t>
            </w:r>
          </w:p>
        </w:tc>
        <w:tc>
          <w:tcPr>
            <w:tcW w:w="220" w:type="dxa"/>
          </w:tcPr>
          <w:p w14:paraId="34AADEC5" w14:textId="77777777" w:rsidR="006E506B" w:rsidRDefault="006E506B">
            <w:pPr>
              <w:pStyle w:val="TableParagraph"/>
              <w:spacing w:line="240" w:lineRule="auto"/>
              <w:ind w:left="0"/>
              <w:jc w:val="left"/>
              <w:rPr>
                <w:rFonts w:ascii="Times New Roman"/>
              </w:rPr>
            </w:pPr>
          </w:p>
        </w:tc>
        <w:tc>
          <w:tcPr>
            <w:tcW w:w="1084" w:type="dxa"/>
          </w:tcPr>
          <w:p w14:paraId="1A30EB8F" w14:textId="77777777" w:rsidR="006E506B" w:rsidRDefault="00226618">
            <w:pPr>
              <w:pStyle w:val="TableParagraph"/>
              <w:spacing w:line="240" w:lineRule="auto"/>
              <w:ind w:left="14"/>
              <w:rPr>
                <w:sz w:val="24"/>
              </w:rPr>
            </w:pPr>
            <w:r>
              <w:rPr>
                <w:spacing w:val="-5"/>
                <w:sz w:val="24"/>
              </w:rPr>
              <w:t>49</w:t>
            </w:r>
          </w:p>
        </w:tc>
        <w:tc>
          <w:tcPr>
            <w:tcW w:w="1189" w:type="dxa"/>
          </w:tcPr>
          <w:p w14:paraId="61C99C12" w14:textId="77777777" w:rsidR="006E506B" w:rsidRDefault="00226618">
            <w:pPr>
              <w:pStyle w:val="TableParagraph"/>
              <w:spacing w:line="240" w:lineRule="auto"/>
              <w:ind w:left="17"/>
              <w:rPr>
                <w:sz w:val="24"/>
              </w:rPr>
            </w:pPr>
            <w:r>
              <w:rPr>
                <w:spacing w:val="-2"/>
                <w:sz w:val="24"/>
              </w:rPr>
              <w:t>0.028</w:t>
            </w:r>
          </w:p>
        </w:tc>
      </w:tr>
      <w:tr w:rsidR="006E506B" w14:paraId="6B3199F8" w14:textId="77777777">
        <w:trPr>
          <w:trHeight w:val="299"/>
        </w:trPr>
        <w:tc>
          <w:tcPr>
            <w:tcW w:w="1085" w:type="dxa"/>
          </w:tcPr>
          <w:p w14:paraId="46AC7D1C" w14:textId="77777777" w:rsidR="006E506B" w:rsidRDefault="00226618">
            <w:pPr>
              <w:pStyle w:val="TableParagraph"/>
              <w:jc w:val="left"/>
              <w:rPr>
                <w:sz w:val="24"/>
              </w:rPr>
            </w:pPr>
            <w:r>
              <w:rPr>
                <w:spacing w:val="-5"/>
                <w:sz w:val="24"/>
              </w:rPr>
              <w:t>29</w:t>
            </w:r>
          </w:p>
        </w:tc>
        <w:tc>
          <w:tcPr>
            <w:tcW w:w="1797" w:type="dxa"/>
          </w:tcPr>
          <w:p w14:paraId="6248808C" w14:textId="77777777" w:rsidR="006E506B" w:rsidRDefault="00226618">
            <w:pPr>
              <w:pStyle w:val="TableParagraph"/>
              <w:ind w:left="8"/>
              <w:rPr>
                <w:sz w:val="24"/>
              </w:rPr>
            </w:pPr>
            <w:r>
              <w:rPr>
                <w:spacing w:val="-2"/>
                <w:sz w:val="24"/>
              </w:rPr>
              <w:t>0.007</w:t>
            </w:r>
          </w:p>
        </w:tc>
        <w:tc>
          <w:tcPr>
            <w:tcW w:w="220" w:type="dxa"/>
          </w:tcPr>
          <w:p w14:paraId="127871D9" w14:textId="77777777" w:rsidR="006E506B" w:rsidRDefault="006E506B">
            <w:pPr>
              <w:pStyle w:val="TableParagraph"/>
              <w:spacing w:line="240" w:lineRule="auto"/>
              <w:ind w:left="0"/>
              <w:jc w:val="left"/>
              <w:rPr>
                <w:rFonts w:ascii="Times New Roman"/>
              </w:rPr>
            </w:pPr>
          </w:p>
        </w:tc>
        <w:tc>
          <w:tcPr>
            <w:tcW w:w="1084" w:type="dxa"/>
          </w:tcPr>
          <w:p w14:paraId="31B45665" w14:textId="77777777" w:rsidR="006E506B" w:rsidRDefault="00226618">
            <w:pPr>
              <w:pStyle w:val="TableParagraph"/>
              <w:ind w:left="14"/>
              <w:rPr>
                <w:sz w:val="24"/>
              </w:rPr>
            </w:pPr>
            <w:r>
              <w:rPr>
                <w:spacing w:val="-5"/>
                <w:sz w:val="24"/>
              </w:rPr>
              <w:t>50</w:t>
            </w:r>
          </w:p>
        </w:tc>
        <w:tc>
          <w:tcPr>
            <w:tcW w:w="1189" w:type="dxa"/>
          </w:tcPr>
          <w:p w14:paraId="6E631BE2" w14:textId="77777777" w:rsidR="006E506B" w:rsidRDefault="00226618">
            <w:pPr>
              <w:pStyle w:val="TableParagraph"/>
              <w:ind w:left="17"/>
              <w:rPr>
                <w:sz w:val="24"/>
              </w:rPr>
            </w:pPr>
            <w:r>
              <w:rPr>
                <w:spacing w:val="-2"/>
                <w:sz w:val="24"/>
              </w:rPr>
              <w:t>0.044</w:t>
            </w:r>
          </w:p>
        </w:tc>
      </w:tr>
      <w:tr w:rsidR="006E506B" w14:paraId="761FC749" w14:textId="77777777">
        <w:trPr>
          <w:trHeight w:val="301"/>
        </w:trPr>
        <w:tc>
          <w:tcPr>
            <w:tcW w:w="1085" w:type="dxa"/>
          </w:tcPr>
          <w:p w14:paraId="68ECBC72" w14:textId="77777777" w:rsidR="006E506B" w:rsidRDefault="00226618">
            <w:pPr>
              <w:pStyle w:val="TableParagraph"/>
              <w:spacing w:before="1" w:line="240" w:lineRule="auto"/>
              <w:jc w:val="left"/>
              <w:rPr>
                <w:sz w:val="24"/>
              </w:rPr>
            </w:pPr>
            <w:r>
              <w:rPr>
                <w:spacing w:val="-5"/>
                <w:sz w:val="24"/>
              </w:rPr>
              <w:t>30</w:t>
            </w:r>
          </w:p>
        </w:tc>
        <w:tc>
          <w:tcPr>
            <w:tcW w:w="1797" w:type="dxa"/>
          </w:tcPr>
          <w:p w14:paraId="5D065D45" w14:textId="77777777" w:rsidR="006E506B" w:rsidRDefault="00226618">
            <w:pPr>
              <w:pStyle w:val="TableParagraph"/>
              <w:spacing w:before="1" w:line="240" w:lineRule="auto"/>
              <w:ind w:left="8"/>
              <w:rPr>
                <w:sz w:val="24"/>
              </w:rPr>
            </w:pPr>
            <w:r>
              <w:rPr>
                <w:spacing w:val="-2"/>
                <w:sz w:val="24"/>
              </w:rPr>
              <w:t>0.009</w:t>
            </w:r>
          </w:p>
        </w:tc>
        <w:tc>
          <w:tcPr>
            <w:tcW w:w="220" w:type="dxa"/>
          </w:tcPr>
          <w:p w14:paraId="58350392" w14:textId="77777777" w:rsidR="006E506B" w:rsidRDefault="006E506B">
            <w:pPr>
              <w:pStyle w:val="TableParagraph"/>
              <w:spacing w:line="240" w:lineRule="auto"/>
              <w:ind w:left="0"/>
              <w:jc w:val="left"/>
              <w:rPr>
                <w:rFonts w:ascii="Times New Roman"/>
              </w:rPr>
            </w:pPr>
          </w:p>
        </w:tc>
        <w:tc>
          <w:tcPr>
            <w:tcW w:w="1084" w:type="dxa"/>
          </w:tcPr>
          <w:p w14:paraId="04D6DA46" w14:textId="77777777" w:rsidR="006E506B" w:rsidRDefault="00226618">
            <w:pPr>
              <w:pStyle w:val="TableParagraph"/>
              <w:spacing w:before="1" w:line="240" w:lineRule="auto"/>
              <w:ind w:left="14"/>
              <w:rPr>
                <w:sz w:val="24"/>
              </w:rPr>
            </w:pPr>
            <w:r>
              <w:rPr>
                <w:spacing w:val="-5"/>
                <w:sz w:val="24"/>
              </w:rPr>
              <w:t>51</w:t>
            </w:r>
          </w:p>
        </w:tc>
        <w:tc>
          <w:tcPr>
            <w:tcW w:w="1189" w:type="dxa"/>
          </w:tcPr>
          <w:p w14:paraId="418067ED" w14:textId="77777777" w:rsidR="006E506B" w:rsidRDefault="00226618">
            <w:pPr>
              <w:pStyle w:val="TableParagraph"/>
              <w:spacing w:before="1" w:line="240" w:lineRule="auto"/>
              <w:ind w:left="17"/>
              <w:rPr>
                <w:sz w:val="24"/>
              </w:rPr>
            </w:pPr>
            <w:r>
              <w:rPr>
                <w:spacing w:val="-2"/>
                <w:sz w:val="24"/>
              </w:rPr>
              <w:t>0.028</w:t>
            </w:r>
          </w:p>
        </w:tc>
      </w:tr>
      <w:tr w:rsidR="006E506B" w14:paraId="1918244A" w14:textId="77777777">
        <w:trPr>
          <w:trHeight w:val="299"/>
        </w:trPr>
        <w:tc>
          <w:tcPr>
            <w:tcW w:w="1085" w:type="dxa"/>
          </w:tcPr>
          <w:p w14:paraId="3C2D33B4" w14:textId="77777777" w:rsidR="006E506B" w:rsidRDefault="00226618">
            <w:pPr>
              <w:pStyle w:val="TableParagraph"/>
              <w:jc w:val="left"/>
              <w:rPr>
                <w:sz w:val="24"/>
              </w:rPr>
            </w:pPr>
            <w:r>
              <w:rPr>
                <w:spacing w:val="-5"/>
                <w:sz w:val="24"/>
              </w:rPr>
              <w:t>31</w:t>
            </w:r>
          </w:p>
        </w:tc>
        <w:tc>
          <w:tcPr>
            <w:tcW w:w="1797" w:type="dxa"/>
          </w:tcPr>
          <w:p w14:paraId="2D2567B8" w14:textId="77777777" w:rsidR="006E506B" w:rsidRDefault="00226618">
            <w:pPr>
              <w:pStyle w:val="TableParagraph"/>
              <w:ind w:left="8"/>
              <w:rPr>
                <w:sz w:val="24"/>
              </w:rPr>
            </w:pPr>
            <w:r>
              <w:rPr>
                <w:spacing w:val="-2"/>
                <w:sz w:val="24"/>
              </w:rPr>
              <w:t>0.009</w:t>
            </w:r>
          </w:p>
        </w:tc>
        <w:tc>
          <w:tcPr>
            <w:tcW w:w="220" w:type="dxa"/>
          </w:tcPr>
          <w:p w14:paraId="0F08C3D5" w14:textId="77777777" w:rsidR="006E506B" w:rsidRDefault="006E506B">
            <w:pPr>
              <w:pStyle w:val="TableParagraph"/>
              <w:spacing w:line="240" w:lineRule="auto"/>
              <w:ind w:left="0"/>
              <w:jc w:val="left"/>
              <w:rPr>
                <w:rFonts w:ascii="Times New Roman"/>
              </w:rPr>
            </w:pPr>
          </w:p>
        </w:tc>
        <w:tc>
          <w:tcPr>
            <w:tcW w:w="1084" w:type="dxa"/>
          </w:tcPr>
          <w:p w14:paraId="5E4D6884" w14:textId="77777777" w:rsidR="006E506B" w:rsidRDefault="00226618">
            <w:pPr>
              <w:pStyle w:val="TableParagraph"/>
              <w:ind w:left="14"/>
              <w:rPr>
                <w:sz w:val="24"/>
              </w:rPr>
            </w:pPr>
            <w:r>
              <w:rPr>
                <w:spacing w:val="-5"/>
                <w:sz w:val="24"/>
              </w:rPr>
              <w:t>52</w:t>
            </w:r>
          </w:p>
        </w:tc>
        <w:tc>
          <w:tcPr>
            <w:tcW w:w="1189" w:type="dxa"/>
          </w:tcPr>
          <w:p w14:paraId="5AAF7B40" w14:textId="77777777" w:rsidR="006E506B" w:rsidRDefault="00226618">
            <w:pPr>
              <w:pStyle w:val="TableParagraph"/>
              <w:ind w:left="17"/>
              <w:rPr>
                <w:sz w:val="24"/>
              </w:rPr>
            </w:pPr>
            <w:r>
              <w:rPr>
                <w:spacing w:val="-2"/>
                <w:sz w:val="24"/>
              </w:rPr>
              <w:t>0.028</w:t>
            </w:r>
          </w:p>
        </w:tc>
      </w:tr>
      <w:tr w:rsidR="006E506B" w14:paraId="25C0C317" w14:textId="77777777">
        <w:trPr>
          <w:trHeight w:val="299"/>
        </w:trPr>
        <w:tc>
          <w:tcPr>
            <w:tcW w:w="1085" w:type="dxa"/>
          </w:tcPr>
          <w:p w14:paraId="4E34DCC9" w14:textId="77777777" w:rsidR="006E506B" w:rsidRDefault="00226618">
            <w:pPr>
              <w:pStyle w:val="TableParagraph"/>
              <w:jc w:val="left"/>
              <w:rPr>
                <w:sz w:val="24"/>
              </w:rPr>
            </w:pPr>
            <w:r>
              <w:rPr>
                <w:spacing w:val="-5"/>
                <w:sz w:val="24"/>
              </w:rPr>
              <w:t>32</w:t>
            </w:r>
          </w:p>
        </w:tc>
        <w:tc>
          <w:tcPr>
            <w:tcW w:w="1797" w:type="dxa"/>
          </w:tcPr>
          <w:p w14:paraId="5D06E3CF" w14:textId="77777777" w:rsidR="006E506B" w:rsidRDefault="00226618">
            <w:pPr>
              <w:pStyle w:val="TableParagraph"/>
              <w:ind w:left="8"/>
              <w:rPr>
                <w:sz w:val="24"/>
              </w:rPr>
            </w:pPr>
            <w:r>
              <w:rPr>
                <w:spacing w:val="-2"/>
                <w:sz w:val="24"/>
              </w:rPr>
              <w:t>0.005</w:t>
            </w:r>
          </w:p>
        </w:tc>
        <w:tc>
          <w:tcPr>
            <w:tcW w:w="220" w:type="dxa"/>
          </w:tcPr>
          <w:p w14:paraId="6C5E5F67" w14:textId="77777777" w:rsidR="006E506B" w:rsidRDefault="006E506B">
            <w:pPr>
              <w:pStyle w:val="TableParagraph"/>
              <w:spacing w:line="240" w:lineRule="auto"/>
              <w:ind w:left="0"/>
              <w:jc w:val="left"/>
              <w:rPr>
                <w:rFonts w:ascii="Times New Roman"/>
              </w:rPr>
            </w:pPr>
          </w:p>
        </w:tc>
        <w:tc>
          <w:tcPr>
            <w:tcW w:w="1084" w:type="dxa"/>
          </w:tcPr>
          <w:p w14:paraId="7B7EDF23" w14:textId="77777777" w:rsidR="006E506B" w:rsidRDefault="00226618">
            <w:pPr>
              <w:pStyle w:val="TableParagraph"/>
              <w:ind w:left="14"/>
              <w:rPr>
                <w:sz w:val="24"/>
              </w:rPr>
            </w:pPr>
            <w:r>
              <w:rPr>
                <w:spacing w:val="-5"/>
                <w:sz w:val="24"/>
              </w:rPr>
              <w:t>53</w:t>
            </w:r>
          </w:p>
        </w:tc>
        <w:tc>
          <w:tcPr>
            <w:tcW w:w="1189" w:type="dxa"/>
          </w:tcPr>
          <w:p w14:paraId="4D433122" w14:textId="77777777" w:rsidR="006E506B" w:rsidRDefault="00226618">
            <w:pPr>
              <w:pStyle w:val="TableParagraph"/>
              <w:ind w:left="17"/>
              <w:rPr>
                <w:sz w:val="24"/>
              </w:rPr>
            </w:pPr>
            <w:r>
              <w:rPr>
                <w:spacing w:val="-2"/>
                <w:sz w:val="24"/>
              </w:rPr>
              <w:t>0.005</w:t>
            </w:r>
          </w:p>
        </w:tc>
      </w:tr>
      <w:tr w:rsidR="006E506B" w14:paraId="5AF5DC57" w14:textId="77777777">
        <w:trPr>
          <w:trHeight w:val="299"/>
        </w:trPr>
        <w:tc>
          <w:tcPr>
            <w:tcW w:w="1085" w:type="dxa"/>
          </w:tcPr>
          <w:p w14:paraId="6F0905BF" w14:textId="77777777" w:rsidR="006E506B" w:rsidRDefault="00226618">
            <w:pPr>
              <w:pStyle w:val="TableParagraph"/>
              <w:jc w:val="left"/>
              <w:rPr>
                <w:sz w:val="24"/>
              </w:rPr>
            </w:pPr>
            <w:r>
              <w:rPr>
                <w:spacing w:val="-5"/>
                <w:sz w:val="24"/>
              </w:rPr>
              <w:t>33</w:t>
            </w:r>
          </w:p>
        </w:tc>
        <w:tc>
          <w:tcPr>
            <w:tcW w:w="1797" w:type="dxa"/>
          </w:tcPr>
          <w:p w14:paraId="482E59A9" w14:textId="77777777" w:rsidR="006E506B" w:rsidRDefault="00226618">
            <w:pPr>
              <w:pStyle w:val="TableParagraph"/>
              <w:ind w:left="8"/>
              <w:rPr>
                <w:sz w:val="24"/>
              </w:rPr>
            </w:pPr>
            <w:r>
              <w:rPr>
                <w:spacing w:val="-2"/>
                <w:sz w:val="24"/>
              </w:rPr>
              <w:t>0.023</w:t>
            </w:r>
          </w:p>
        </w:tc>
        <w:tc>
          <w:tcPr>
            <w:tcW w:w="220" w:type="dxa"/>
          </w:tcPr>
          <w:p w14:paraId="35328A2D" w14:textId="77777777" w:rsidR="006E506B" w:rsidRDefault="006E506B">
            <w:pPr>
              <w:pStyle w:val="TableParagraph"/>
              <w:spacing w:line="240" w:lineRule="auto"/>
              <w:ind w:left="0"/>
              <w:jc w:val="left"/>
              <w:rPr>
                <w:rFonts w:ascii="Times New Roman"/>
              </w:rPr>
            </w:pPr>
          </w:p>
        </w:tc>
        <w:tc>
          <w:tcPr>
            <w:tcW w:w="1084" w:type="dxa"/>
          </w:tcPr>
          <w:p w14:paraId="6EEBBBC2" w14:textId="77777777" w:rsidR="006E506B" w:rsidRDefault="00226618">
            <w:pPr>
              <w:pStyle w:val="TableParagraph"/>
              <w:ind w:left="14"/>
              <w:rPr>
                <w:sz w:val="24"/>
              </w:rPr>
            </w:pPr>
            <w:r>
              <w:rPr>
                <w:spacing w:val="-5"/>
                <w:sz w:val="24"/>
              </w:rPr>
              <w:t>54</w:t>
            </w:r>
          </w:p>
        </w:tc>
        <w:tc>
          <w:tcPr>
            <w:tcW w:w="1189" w:type="dxa"/>
          </w:tcPr>
          <w:p w14:paraId="648EF264" w14:textId="77777777" w:rsidR="006E506B" w:rsidRDefault="00226618">
            <w:pPr>
              <w:pStyle w:val="TableParagraph"/>
              <w:ind w:left="17"/>
              <w:rPr>
                <w:sz w:val="24"/>
              </w:rPr>
            </w:pPr>
            <w:r>
              <w:rPr>
                <w:spacing w:val="-2"/>
                <w:sz w:val="24"/>
              </w:rPr>
              <w:t>0.005</w:t>
            </w:r>
          </w:p>
        </w:tc>
      </w:tr>
      <w:tr w:rsidR="006E506B" w14:paraId="1AC6F686" w14:textId="77777777">
        <w:trPr>
          <w:trHeight w:val="299"/>
        </w:trPr>
        <w:tc>
          <w:tcPr>
            <w:tcW w:w="1085" w:type="dxa"/>
          </w:tcPr>
          <w:p w14:paraId="2512D2AB" w14:textId="77777777" w:rsidR="006E506B" w:rsidRDefault="00226618">
            <w:pPr>
              <w:pStyle w:val="TableParagraph"/>
              <w:jc w:val="left"/>
              <w:rPr>
                <w:sz w:val="24"/>
              </w:rPr>
            </w:pPr>
            <w:r>
              <w:rPr>
                <w:spacing w:val="-5"/>
                <w:sz w:val="24"/>
              </w:rPr>
              <w:t>34</w:t>
            </w:r>
          </w:p>
        </w:tc>
        <w:tc>
          <w:tcPr>
            <w:tcW w:w="1797" w:type="dxa"/>
          </w:tcPr>
          <w:p w14:paraId="5E28B486" w14:textId="77777777" w:rsidR="006E506B" w:rsidRDefault="00226618">
            <w:pPr>
              <w:pStyle w:val="TableParagraph"/>
              <w:ind w:left="8"/>
              <w:rPr>
                <w:sz w:val="24"/>
              </w:rPr>
            </w:pPr>
            <w:r>
              <w:rPr>
                <w:spacing w:val="-2"/>
                <w:sz w:val="24"/>
              </w:rPr>
              <w:t>0.035</w:t>
            </w:r>
          </w:p>
        </w:tc>
        <w:tc>
          <w:tcPr>
            <w:tcW w:w="220" w:type="dxa"/>
          </w:tcPr>
          <w:p w14:paraId="5AA260AE" w14:textId="77777777" w:rsidR="006E506B" w:rsidRDefault="006E506B">
            <w:pPr>
              <w:pStyle w:val="TableParagraph"/>
              <w:spacing w:line="240" w:lineRule="auto"/>
              <w:ind w:left="0"/>
              <w:jc w:val="left"/>
              <w:rPr>
                <w:rFonts w:ascii="Times New Roman"/>
              </w:rPr>
            </w:pPr>
          </w:p>
        </w:tc>
        <w:tc>
          <w:tcPr>
            <w:tcW w:w="1084" w:type="dxa"/>
          </w:tcPr>
          <w:p w14:paraId="2263D18C" w14:textId="77777777" w:rsidR="006E506B" w:rsidRDefault="00226618">
            <w:pPr>
              <w:pStyle w:val="TableParagraph"/>
              <w:ind w:left="14"/>
              <w:rPr>
                <w:sz w:val="24"/>
              </w:rPr>
            </w:pPr>
            <w:r>
              <w:rPr>
                <w:spacing w:val="-5"/>
                <w:sz w:val="24"/>
              </w:rPr>
              <w:t>55</w:t>
            </w:r>
          </w:p>
        </w:tc>
        <w:tc>
          <w:tcPr>
            <w:tcW w:w="1189" w:type="dxa"/>
          </w:tcPr>
          <w:p w14:paraId="6A6AB5A2" w14:textId="77777777" w:rsidR="006E506B" w:rsidRDefault="00226618">
            <w:pPr>
              <w:pStyle w:val="TableParagraph"/>
              <w:ind w:left="17"/>
              <w:rPr>
                <w:sz w:val="24"/>
              </w:rPr>
            </w:pPr>
            <w:r>
              <w:rPr>
                <w:spacing w:val="-2"/>
                <w:sz w:val="24"/>
              </w:rPr>
              <w:t>0.009</w:t>
            </w:r>
          </w:p>
        </w:tc>
      </w:tr>
      <w:tr w:rsidR="006E506B" w14:paraId="561C8D78" w14:textId="77777777">
        <w:trPr>
          <w:trHeight w:val="299"/>
        </w:trPr>
        <w:tc>
          <w:tcPr>
            <w:tcW w:w="1085" w:type="dxa"/>
          </w:tcPr>
          <w:p w14:paraId="5DEC3105" w14:textId="77777777" w:rsidR="006E506B" w:rsidRDefault="00226618">
            <w:pPr>
              <w:pStyle w:val="TableParagraph"/>
              <w:jc w:val="left"/>
              <w:rPr>
                <w:sz w:val="24"/>
              </w:rPr>
            </w:pPr>
            <w:r>
              <w:rPr>
                <w:spacing w:val="-5"/>
                <w:sz w:val="24"/>
              </w:rPr>
              <w:t>35</w:t>
            </w:r>
          </w:p>
        </w:tc>
        <w:tc>
          <w:tcPr>
            <w:tcW w:w="1797" w:type="dxa"/>
          </w:tcPr>
          <w:p w14:paraId="49216B73" w14:textId="77777777" w:rsidR="006E506B" w:rsidRDefault="00226618">
            <w:pPr>
              <w:pStyle w:val="TableParagraph"/>
              <w:ind w:left="8"/>
              <w:rPr>
                <w:sz w:val="24"/>
              </w:rPr>
            </w:pPr>
            <w:r>
              <w:rPr>
                <w:spacing w:val="-2"/>
                <w:sz w:val="24"/>
              </w:rPr>
              <w:t>0.063</w:t>
            </w:r>
          </w:p>
        </w:tc>
        <w:tc>
          <w:tcPr>
            <w:tcW w:w="220" w:type="dxa"/>
          </w:tcPr>
          <w:p w14:paraId="2224046E" w14:textId="77777777" w:rsidR="006E506B" w:rsidRDefault="006E506B">
            <w:pPr>
              <w:pStyle w:val="TableParagraph"/>
              <w:spacing w:line="240" w:lineRule="auto"/>
              <w:ind w:left="0"/>
              <w:jc w:val="left"/>
              <w:rPr>
                <w:rFonts w:ascii="Times New Roman"/>
              </w:rPr>
            </w:pPr>
          </w:p>
        </w:tc>
        <w:tc>
          <w:tcPr>
            <w:tcW w:w="1084" w:type="dxa"/>
          </w:tcPr>
          <w:p w14:paraId="5ACAA7C8" w14:textId="77777777" w:rsidR="006E506B" w:rsidRDefault="00226618">
            <w:pPr>
              <w:pStyle w:val="TableParagraph"/>
              <w:ind w:left="14"/>
              <w:rPr>
                <w:sz w:val="24"/>
              </w:rPr>
            </w:pPr>
            <w:r>
              <w:rPr>
                <w:spacing w:val="-5"/>
                <w:sz w:val="24"/>
              </w:rPr>
              <w:t>56</w:t>
            </w:r>
          </w:p>
        </w:tc>
        <w:tc>
          <w:tcPr>
            <w:tcW w:w="1189" w:type="dxa"/>
          </w:tcPr>
          <w:p w14:paraId="2B9389DC" w14:textId="77777777" w:rsidR="006E506B" w:rsidRDefault="00226618">
            <w:pPr>
              <w:pStyle w:val="TableParagraph"/>
              <w:ind w:left="17"/>
              <w:rPr>
                <w:sz w:val="24"/>
              </w:rPr>
            </w:pPr>
            <w:r>
              <w:rPr>
                <w:spacing w:val="-2"/>
                <w:sz w:val="24"/>
              </w:rPr>
              <w:t>0.005</w:t>
            </w:r>
          </w:p>
        </w:tc>
      </w:tr>
      <w:tr w:rsidR="006E506B" w14:paraId="685E1E22" w14:textId="77777777">
        <w:trPr>
          <w:trHeight w:val="301"/>
        </w:trPr>
        <w:tc>
          <w:tcPr>
            <w:tcW w:w="1085" w:type="dxa"/>
          </w:tcPr>
          <w:p w14:paraId="206C188D" w14:textId="77777777" w:rsidR="006E506B" w:rsidRDefault="00226618">
            <w:pPr>
              <w:pStyle w:val="TableParagraph"/>
              <w:spacing w:before="1" w:line="240" w:lineRule="auto"/>
              <w:jc w:val="left"/>
              <w:rPr>
                <w:sz w:val="24"/>
              </w:rPr>
            </w:pPr>
            <w:r>
              <w:rPr>
                <w:spacing w:val="-5"/>
                <w:sz w:val="24"/>
              </w:rPr>
              <w:t>36</w:t>
            </w:r>
          </w:p>
        </w:tc>
        <w:tc>
          <w:tcPr>
            <w:tcW w:w="1797" w:type="dxa"/>
          </w:tcPr>
          <w:p w14:paraId="6DF69889" w14:textId="77777777" w:rsidR="006E506B" w:rsidRDefault="00226618">
            <w:pPr>
              <w:pStyle w:val="TableParagraph"/>
              <w:spacing w:before="1" w:line="240" w:lineRule="auto"/>
              <w:ind w:left="8"/>
              <w:rPr>
                <w:sz w:val="24"/>
              </w:rPr>
            </w:pPr>
            <w:r>
              <w:rPr>
                <w:spacing w:val="-2"/>
                <w:sz w:val="24"/>
              </w:rPr>
              <w:t>0.044</w:t>
            </w:r>
          </w:p>
        </w:tc>
        <w:tc>
          <w:tcPr>
            <w:tcW w:w="220" w:type="dxa"/>
          </w:tcPr>
          <w:p w14:paraId="2846AC44" w14:textId="77777777" w:rsidR="006E506B" w:rsidRDefault="006E506B">
            <w:pPr>
              <w:pStyle w:val="TableParagraph"/>
              <w:spacing w:line="240" w:lineRule="auto"/>
              <w:ind w:left="0"/>
              <w:jc w:val="left"/>
              <w:rPr>
                <w:rFonts w:ascii="Times New Roman"/>
              </w:rPr>
            </w:pPr>
          </w:p>
        </w:tc>
        <w:tc>
          <w:tcPr>
            <w:tcW w:w="1084" w:type="dxa"/>
          </w:tcPr>
          <w:p w14:paraId="3A4B8724" w14:textId="77777777" w:rsidR="006E506B" w:rsidRDefault="00226618">
            <w:pPr>
              <w:pStyle w:val="TableParagraph"/>
              <w:spacing w:before="1" w:line="240" w:lineRule="auto"/>
              <w:ind w:left="14"/>
              <w:rPr>
                <w:sz w:val="24"/>
              </w:rPr>
            </w:pPr>
            <w:r>
              <w:rPr>
                <w:spacing w:val="-5"/>
                <w:sz w:val="24"/>
              </w:rPr>
              <w:t>57</w:t>
            </w:r>
          </w:p>
        </w:tc>
        <w:tc>
          <w:tcPr>
            <w:tcW w:w="1189" w:type="dxa"/>
          </w:tcPr>
          <w:p w14:paraId="7E8C5321" w14:textId="77777777" w:rsidR="006E506B" w:rsidRDefault="00226618">
            <w:pPr>
              <w:pStyle w:val="TableParagraph"/>
              <w:spacing w:before="1" w:line="240" w:lineRule="auto"/>
              <w:ind w:left="17"/>
              <w:rPr>
                <w:sz w:val="24"/>
              </w:rPr>
            </w:pPr>
            <w:r>
              <w:rPr>
                <w:spacing w:val="-2"/>
                <w:sz w:val="24"/>
              </w:rPr>
              <w:t>0.002</w:t>
            </w:r>
          </w:p>
        </w:tc>
      </w:tr>
      <w:tr w:rsidR="006E506B" w14:paraId="65F68505" w14:textId="77777777">
        <w:trPr>
          <w:trHeight w:val="300"/>
        </w:trPr>
        <w:tc>
          <w:tcPr>
            <w:tcW w:w="1085" w:type="dxa"/>
          </w:tcPr>
          <w:p w14:paraId="7DB6F602" w14:textId="77777777" w:rsidR="006E506B" w:rsidRDefault="00226618">
            <w:pPr>
              <w:pStyle w:val="TableParagraph"/>
              <w:spacing w:line="270" w:lineRule="exact"/>
              <w:jc w:val="left"/>
              <w:rPr>
                <w:sz w:val="24"/>
              </w:rPr>
            </w:pPr>
            <w:r>
              <w:rPr>
                <w:spacing w:val="-5"/>
                <w:sz w:val="24"/>
              </w:rPr>
              <w:t>37</w:t>
            </w:r>
          </w:p>
        </w:tc>
        <w:tc>
          <w:tcPr>
            <w:tcW w:w="1797" w:type="dxa"/>
          </w:tcPr>
          <w:p w14:paraId="6F08AE00" w14:textId="77777777" w:rsidR="006E506B" w:rsidRDefault="00226618">
            <w:pPr>
              <w:pStyle w:val="TableParagraph"/>
              <w:spacing w:line="270" w:lineRule="exact"/>
              <w:ind w:left="8"/>
              <w:rPr>
                <w:sz w:val="24"/>
              </w:rPr>
            </w:pPr>
            <w:r>
              <w:rPr>
                <w:spacing w:val="-2"/>
                <w:sz w:val="24"/>
              </w:rPr>
              <w:t>0.033</w:t>
            </w:r>
          </w:p>
        </w:tc>
        <w:tc>
          <w:tcPr>
            <w:tcW w:w="220" w:type="dxa"/>
          </w:tcPr>
          <w:p w14:paraId="3B0818D5" w14:textId="77777777" w:rsidR="006E506B" w:rsidRDefault="006E506B">
            <w:pPr>
              <w:pStyle w:val="TableParagraph"/>
              <w:spacing w:line="240" w:lineRule="auto"/>
              <w:ind w:left="0"/>
              <w:jc w:val="left"/>
              <w:rPr>
                <w:rFonts w:ascii="Times New Roman"/>
              </w:rPr>
            </w:pPr>
          </w:p>
        </w:tc>
        <w:tc>
          <w:tcPr>
            <w:tcW w:w="1084" w:type="dxa"/>
          </w:tcPr>
          <w:p w14:paraId="40AD6D55" w14:textId="77777777" w:rsidR="006E506B" w:rsidRDefault="00226618">
            <w:pPr>
              <w:pStyle w:val="TableParagraph"/>
              <w:spacing w:line="270" w:lineRule="exact"/>
              <w:ind w:left="14"/>
              <w:rPr>
                <w:sz w:val="24"/>
              </w:rPr>
            </w:pPr>
            <w:r>
              <w:rPr>
                <w:spacing w:val="-5"/>
                <w:sz w:val="24"/>
              </w:rPr>
              <w:t>58</w:t>
            </w:r>
          </w:p>
        </w:tc>
        <w:tc>
          <w:tcPr>
            <w:tcW w:w="1189" w:type="dxa"/>
          </w:tcPr>
          <w:p w14:paraId="58483A6E" w14:textId="77777777" w:rsidR="006E506B" w:rsidRDefault="00226618">
            <w:pPr>
              <w:pStyle w:val="TableParagraph"/>
              <w:spacing w:line="270" w:lineRule="exact"/>
              <w:ind w:left="17"/>
              <w:rPr>
                <w:sz w:val="24"/>
              </w:rPr>
            </w:pPr>
            <w:r>
              <w:rPr>
                <w:spacing w:val="-2"/>
                <w:sz w:val="24"/>
              </w:rPr>
              <w:t>0.000</w:t>
            </w:r>
          </w:p>
        </w:tc>
      </w:tr>
      <w:tr w:rsidR="006E506B" w14:paraId="20577781" w14:textId="77777777">
        <w:trPr>
          <w:trHeight w:val="299"/>
        </w:trPr>
        <w:tc>
          <w:tcPr>
            <w:tcW w:w="1085" w:type="dxa"/>
          </w:tcPr>
          <w:p w14:paraId="3D5A02B5" w14:textId="77777777" w:rsidR="006E506B" w:rsidRDefault="00226618">
            <w:pPr>
              <w:pStyle w:val="TableParagraph"/>
              <w:jc w:val="left"/>
              <w:rPr>
                <w:sz w:val="24"/>
              </w:rPr>
            </w:pPr>
            <w:r>
              <w:rPr>
                <w:spacing w:val="-5"/>
                <w:sz w:val="24"/>
              </w:rPr>
              <w:t>38</w:t>
            </w:r>
          </w:p>
        </w:tc>
        <w:tc>
          <w:tcPr>
            <w:tcW w:w="1797" w:type="dxa"/>
          </w:tcPr>
          <w:p w14:paraId="4126B731" w14:textId="77777777" w:rsidR="006E506B" w:rsidRDefault="00226618">
            <w:pPr>
              <w:pStyle w:val="TableParagraph"/>
              <w:ind w:left="8"/>
              <w:rPr>
                <w:sz w:val="24"/>
              </w:rPr>
            </w:pPr>
            <w:r>
              <w:rPr>
                <w:spacing w:val="-2"/>
                <w:sz w:val="24"/>
              </w:rPr>
              <w:t>0.049</w:t>
            </w:r>
          </w:p>
        </w:tc>
        <w:tc>
          <w:tcPr>
            <w:tcW w:w="220" w:type="dxa"/>
          </w:tcPr>
          <w:p w14:paraId="054E99B0" w14:textId="77777777" w:rsidR="006E506B" w:rsidRDefault="006E506B">
            <w:pPr>
              <w:pStyle w:val="TableParagraph"/>
              <w:spacing w:line="240" w:lineRule="auto"/>
              <w:ind w:left="0"/>
              <w:jc w:val="left"/>
              <w:rPr>
                <w:rFonts w:ascii="Times New Roman"/>
              </w:rPr>
            </w:pPr>
          </w:p>
        </w:tc>
        <w:tc>
          <w:tcPr>
            <w:tcW w:w="1084" w:type="dxa"/>
          </w:tcPr>
          <w:p w14:paraId="336AA1F8" w14:textId="77777777" w:rsidR="006E506B" w:rsidRDefault="00226618">
            <w:pPr>
              <w:pStyle w:val="TableParagraph"/>
              <w:ind w:left="14"/>
              <w:rPr>
                <w:sz w:val="24"/>
              </w:rPr>
            </w:pPr>
            <w:r>
              <w:rPr>
                <w:spacing w:val="-5"/>
                <w:sz w:val="24"/>
              </w:rPr>
              <w:t>59</w:t>
            </w:r>
          </w:p>
        </w:tc>
        <w:tc>
          <w:tcPr>
            <w:tcW w:w="1189" w:type="dxa"/>
          </w:tcPr>
          <w:p w14:paraId="1CD4874E" w14:textId="77777777" w:rsidR="006E506B" w:rsidRDefault="00226618">
            <w:pPr>
              <w:pStyle w:val="TableParagraph"/>
              <w:ind w:left="17"/>
              <w:rPr>
                <w:sz w:val="24"/>
              </w:rPr>
            </w:pPr>
            <w:r>
              <w:rPr>
                <w:spacing w:val="-2"/>
                <w:sz w:val="24"/>
              </w:rPr>
              <w:t>0.000</w:t>
            </w:r>
          </w:p>
        </w:tc>
      </w:tr>
      <w:tr w:rsidR="006E506B" w14:paraId="75DCEC9F" w14:textId="77777777">
        <w:trPr>
          <w:trHeight w:val="299"/>
        </w:trPr>
        <w:tc>
          <w:tcPr>
            <w:tcW w:w="1085" w:type="dxa"/>
          </w:tcPr>
          <w:p w14:paraId="5690643B" w14:textId="77777777" w:rsidR="006E506B" w:rsidRDefault="00226618">
            <w:pPr>
              <w:pStyle w:val="TableParagraph"/>
              <w:jc w:val="left"/>
              <w:rPr>
                <w:sz w:val="24"/>
              </w:rPr>
            </w:pPr>
            <w:r>
              <w:rPr>
                <w:spacing w:val="-5"/>
                <w:sz w:val="24"/>
              </w:rPr>
              <w:t>39</w:t>
            </w:r>
          </w:p>
        </w:tc>
        <w:tc>
          <w:tcPr>
            <w:tcW w:w="1797" w:type="dxa"/>
          </w:tcPr>
          <w:p w14:paraId="7C621980" w14:textId="77777777" w:rsidR="006E506B" w:rsidRDefault="00226618">
            <w:pPr>
              <w:pStyle w:val="TableParagraph"/>
              <w:ind w:left="8"/>
              <w:rPr>
                <w:sz w:val="24"/>
              </w:rPr>
            </w:pPr>
            <w:r>
              <w:rPr>
                <w:spacing w:val="-2"/>
                <w:sz w:val="24"/>
              </w:rPr>
              <w:t>0.047</w:t>
            </w:r>
          </w:p>
        </w:tc>
        <w:tc>
          <w:tcPr>
            <w:tcW w:w="220" w:type="dxa"/>
          </w:tcPr>
          <w:p w14:paraId="5A793D2F" w14:textId="77777777" w:rsidR="006E506B" w:rsidRDefault="006E506B">
            <w:pPr>
              <w:pStyle w:val="TableParagraph"/>
              <w:spacing w:line="240" w:lineRule="auto"/>
              <w:ind w:left="0"/>
              <w:jc w:val="left"/>
              <w:rPr>
                <w:rFonts w:ascii="Times New Roman"/>
              </w:rPr>
            </w:pPr>
          </w:p>
        </w:tc>
        <w:tc>
          <w:tcPr>
            <w:tcW w:w="1084" w:type="dxa"/>
          </w:tcPr>
          <w:p w14:paraId="782D0D50" w14:textId="77777777" w:rsidR="006E506B" w:rsidRDefault="00226618">
            <w:pPr>
              <w:pStyle w:val="TableParagraph"/>
              <w:ind w:left="14"/>
              <w:rPr>
                <w:sz w:val="24"/>
              </w:rPr>
            </w:pPr>
            <w:r>
              <w:rPr>
                <w:spacing w:val="-5"/>
                <w:sz w:val="24"/>
              </w:rPr>
              <w:t>60</w:t>
            </w:r>
          </w:p>
        </w:tc>
        <w:tc>
          <w:tcPr>
            <w:tcW w:w="1189" w:type="dxa"/>
          </w:tcPr>
          <w:p w14:paraId="73649CB6" w14:textId="77777777" w:rsidR="006E506B" w:rsidRDefault="00226618">
            <w:pPr>
              <w:pStyle w:val="TableParagraph"/>
              <w:ind w:left="17"/>
              <w:rPr>
                <w:sz w:val="24"/>
              </w:rPr>
            </w:pPr>
            <w:r>
              <w:rPr>
                <w:spacing w:val="-2"/>
                <w:sz w:val="24"/>
              </w:rPr>
              <w:t>0.000</w:t>
            </w:r>
          </w:p>
        </w:tc>
      </w:tr>
      <w:tr w:rsidR="006E506B" w14:paraId="34C160CB" w14:textId="77777777">
        <w:trPr>
          <w:trHeight w:val="299"/>
        </w:trPr>
        <w:tc>
          <w:tcPr>
            <w:tcW w:w="1085" w:type="dxa"/>
          </w:tcPr>
          <w:p w14:paraId="376E8F5E" w14:textId="77777777" w:rsidR="006E506B" w:rsidRDefault="00226618">
            <w:pPr>
              <w:pStyle w:val="TableParagraph"/>
              <w:jc w:val="left"/>
              <w:rPr>
                <w:sz w:val="24"/>
              </w:rPr>
            </w:pPr>
            <w:r>
              <w:rPr>
                <w:spacing w:val="-5"/>
                <w:sz w:val="24"/>
              </w:rPr>
              <w:t>40</w:t>
            </w:r>
          </w:p>
        </w:tc>
        <w:tc>
          <w:tcPr>
            <w:tcW w:w="1797" w:type="dxa"/>
          </w:tcPr>
          <w:p w14:paraId="277EC983" w14:textId="77777777" w:rsidR="006E506B" w:rsidRDefault="00226618">
            <w:pPr>
              <w:pStyle w:val="TableParagraph"/>
              <w:ind w:left="8"/>
              <w:rPr>
                <w:sz w:val="24"/>
              </w:rPr>
            </w:pPr>
            <w:r>
              <w:rPr>
                <w:spacing w:val="-2"/>
                <w:sz w:val="24"/>
              </w:rPr>
              <w:t>0.063</w:t>
            </w:r>
          </w:p>
        </w:tc>
        <w:tc>
          <w:tcPr>
            <w:tcW w:w="220" w:type="dxa"/>
          </w:tcPr>
          <w:p w14:paraId="4605818E" w14:textId="77777777" w:rsidR="006E506B" w:rsidRDefault="006E506B">
            <w:pPr>
              <w:pStyle w:val="TableParagraph"/>
              <w:spacing w:line="240" w:lineRule="auto"/>
              <w:ind w:left="0"/>
              <w:jc w:val="left"/>
              <w:rPr>
                <w:rFonts w:ascii="Times New Roman"/>
              </w:rPr>
            </w:pPr>
          </w:p>
        </w:tc>
        <w:tc>
          <w:tcPr>
            <w:tcW w:w="1084" w:type="dxa"/>
          </w:tcPr>
          <w:p w14:paraId="5C47EBB1" w14:textId="77777777" w:rsidR="006E506B" w:rsidRDefault="006E506B">
            <w:pPr>
              <w:pStyle w:val="TableParagraph"/>
              <w:spacing w:line="240" w:lineRule="auto"/>
              <w:ind w:left="0"/>
              <w:jc w:val="left"/>
              <w:rPr>
                <w:rFonts w:ascii="Times New Roman"/>
              </w:rPr>
            </w:pPr>
          </w:p>
        </w:tc>
        <w:tc>
          <w:tcPr>
            <w:tcW w:w="1189" w:type="dxa"/>
          </w:tcPr>
          <w:p w14:paraId="4E29CD9A" w14:textId="77777777" w:rsidR="006E506B" w:rsidRDefault="006E506B">
            <w:pPr>
              <w:pStyle w:val="TableParagraph"/>
              <w:spacing w:line="240" w:lineRule="auto"/>
              <w:ind w:left="0"/>
              <w:jc w:val="left"/>
              <w:rPr>
                <w:rFonts w:ascii="Times New Roman"/>
              </w:rPr>
            </w:pPr>
          </w:p>
        </w:tc>
      </w:tr>
    </w:tbl>
    <w:p w14:paraId="79AB0909" w14:textId="77777777" w:rsidR="006E506B" w:rsidRDefault="006E506B">
      <w:pPr>
        <w:rPr>
          <w:rFonts w:ascii="Times New Roman"/>
        </w:rPr>
        <w:sectPr w:rsidR="006E506B">
          <w:pgSz w:w="12240" w:h="15840"/>
          <w:pgMar w:top="1820" w:right="1320" w:bottom="280" w:left="1340" w:header="720" w:footer="720" w:gutter="0"/>
          <w:cols w:space="720"/>
        </w:sectPr>
      </w:pPr>
    </w:p>
    <w:p w14:paraId="31868E70" w14:textId="77777777" w:rsidR="006E506B" w:rsidRDefault="00226618">
      <w:pPr>
        <w:pStyle w:val="BodyText"/>
        <w:spacing w:before="80" w:line="259" w:lineRule="auto"/>
        <w:ind w:left="100" w:right="485"/>
      </w:pPr>
      <w:r>
        <w:lastRenderedPageBreak/>
        <w:t>Table</w:t>
      </w:r>
      <w:r>
        <w:rPr>
          <w:spacing w:val="-3"/>
        </w:rPr>
        <w:t xml:space="preserve"> </w:t>
      </w:r>
      <w:r>
        <w:t>3.</w:t>
      </w:r>
      <w:r>
        <w:rPr>
          <w:spacing w:val="-3"/>
        </w:rPr>
        <w:t xml:space="preserve"> </w:t>
      </w:r>
      <w:r>
        <w:t>Antarctic</w:t>
      </w:r>
      <w:r>
        <w:rPr>
          <w:spacing w:val="-3"/>
        </w:rPr>
        <w:t xml:space="preserve"> </w:t>
      </w:r>
      <w:r>
        <w:t>krill</w:t>
      </w:r>
      <w:r>
        <w:rPr>
          <w:spacing w:val="-3"/>
        </w:rPr>
        <w:t xml:space="preserve"> </w:t>
      </w:r>
      <w:r>
        <w:t>density</w:t>
      </w:r>
      <w:r>
        <w:rPr>
          <w:spacing w:val="-3"/>
        </w:rPr>
        <w:t xml:space="preserve"> </w:t>
      </w:r>
      <w:r>
        <w:t>and</w:t>
      </w:r>
      <w:r>
        <w:rPr>
          <w:spacing w:val="-3"/>
        </w:rPr>
        <w:t xml:space="preserve"> </w:t>
      </w:r>
      <w:r>
        <w:t>biomass</w:t>
      </w:r>
      <w:r>
        <w:rPr>
          <w:spacing w:val="-5"/>
        </w:rPr>
        <w:t xml:space="preserve"> </w:t>
      </w:r>
      <w:r>
        <w:t>estimates,</w:t>
      </w:r>
      <w:r>
        <w:rPr>
          <w:spacing w:val="-3"/>
        </w:rPr>
        <w:t xml:space="preserve"> </w:t>
      </w:r>
      <w:r>
        <w:t>standard</w:t>
      </w:r>
      <w:r>
        <w:rPr>
          <w:spacing w:val="-3"/>
        </w:rPr>
        <w:t xml:space="preserve"> </w:t>
      </w:r>
      <w:r>
        <w:t>deviations</w:t>
      </w:r>
      <w:r>
        <w:rPr>
          <w:spacing w:val="-5"/>
        </w:rPr>
        <w:t xml:space="preserve"> </w:t>
      </w:r>
      <w:r>
        <w:t>and</w:t>
      </w:r>
      <w:r>
        <w:rPr>
          <w:spacing w:val="-3"/>
        </w:rPr>
        <w:t xml:space="preserve"> </w:t>
      </w:r>
      <w:r>
        <w:t>the</w:t>
      </w:r>
      <w:r>
        <w:rPr>
          <w:spacing w:val="-3"/>
        </w:rPr>
        <w:t xml:space="preserve"> </w:t>
      </w:r>
      <w:r>
        <w:t>number</w:t>
      </w:r>
      <w:r>
        <w:rPr>
          <w:spacing w:val="-4"/>
        </w:rPr>
        <w:t xml:space="preserve"> </w:t>
      </w:r>
      <w:r>
        <w:t>of profiles in the survey analysis from the full echo energy data.</w:t>
      </w:r>
    </w:p>
    <w:p w14:paraId="12133562" w14:textId="77777777" w:rsidR="006E506B" w:rsidRDefault="006E506B">
      <w:pPr>
        <w:pStyle w:val="BodyText"/>
        <w:rPr>
          <w:sz w:val="20"/>
        </w:rPr>
      </w:pPr>
    </w:p>
    <w:p w14:paraId="05F3AA26" w14:textId="77777777" w:rsidR="006E506B" w:rsidRDefault="006E506B">
      <w:pPr>
        <w:pStyle w:val="BodyText"/>
        <w:spacing w:before="162"/>
        <w:rPr>
          <w:sz w:val="20"/>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9"/>
        <w:gridCol w:w="881"/>
        <w:gridCol w:w="1052"/>
        <w:gridCol w:w="1051"/>
        <w:gridCol w:w="881"/>
        <w:gridCol w:w="1193"/>
        <w:gridCol w:w="1193"/>
        <w:gridCol w:w="992"/>
      </w:tblGrid>
      <w:tr w:rsidR="006E506B" w14:paraId="5236C25D" w14:textId="77777777">
        <w:trPr>
          <w:trHeight w:val="1079"/>
        </w:trPr>
        <w:tc>
          <w:tcPr>
            <w:tcW w:w="1169" w:type="dxa"/>
          </w:tcPr>
          <w:p w14:paraId="6FD33A76" w14:textId="77777777" w:rsidR="006E506B" w:rsidRPr="00E67D62" w:rsidRDefault="00226618">
            <w:pPr>
              <w:pStyle w:val="TableParagraph"/>
              <w:jc w:val="left"/>
              <w:rPr>
                <w:strike/>
                <w:sz w:val="24"/>
                <w:rPrChange w:id="98" w:author="Anthony Cossio" w:date="2025-04-02T09:28:00Z">
                  <w:rPr>
                    <w:sz w:val="24"/>
                  </w:rPr>
                </w:rPrChange>
              </w:rPr>
            </w:pPr>
            <w:r w:rsidRPr="00E67D62">
              <w:rPr>
                <w:strike/>
                <w:spacing w:val="-2"/>
                <w:sz w:val="24"/>
                <w:rPrChange w:id="99" w:author="Anthony Cossio" w:date="2025-04-02T09:28:00Z">
                  <w:rPr>
                    <w:spacing w:val="-2"/>
                    <w:sz w:val="24"/>
                  </w:rPr>
                </w:rPrChange>
              </w:rPr>
              <w:t>Glider</w:t>
            </w:r>
          </w:p>
        </w:tc>
        <w:tc>
          <w:tcPr>
            <w:tcW w:w="881" w:type="dxa"/>
          </w:tcPr>
          <w:p w14:paraId="1576A5B9" w14:textId="77777777" w:rsidR="006E506B" w:rsidRPr="00E67D62" w:rsidRDefault="00226618">
            <w:pPr>
              <w:pStyle w:val="TableParagraph"/>
              <w:ind w:left="11" w:right="5"/>
              <w:rPr>
                <w:strike/>
                <w:sz w:val="24"/>
                <w:rPrChange w:id="100" w:author="Anthony Cossio" w:date="2025-04-02T09:28:00Z">
                  <w:rPr>
                    <w:sz w:val="24"/>
                  </w:rPr>
                </w:rPrChange>
              </w:rPr>
            </w:pPr>
            <w:r w:rsidRPr="00E67D62">
              <w:rPr>
                <w:strike/>
                <w:spacing w:val="-5"/>
                <w:sz w:val="24"/>
                <w:rPrChange w:id="101" w:author="Anthony Cossio" w:date="2025-04-02T09:28:00Z">
                  <w:rPr>
                    <w:spacing w:val="-5"/>
                    <w:sz w:val="24"/>
                  </w:rPr>
                </w:rPrChange>
              </w:rPr>
              <w:t>70</w:t>
            </w:r>
          </w:p>
          <w:p w14:paraId="03C07092" w14:textId="77777777" w:rsidR="006E506B" w:rsidRPr="00E67D62" w:rsidRDefault="00226618">
            <w:pPr>
              <w:pStyle w:val="TableParagraph"/>
              <w:spacing w:line="240" w:lineRule="auto"/>
              <w:ind w:left="112" w:right="101" w:hanging="4"/>
              <w:rPr>
                <w:strike/>
                <w:sz w:val="24"/>
                <w:rPrChange w:id="102" w:author="Anthony Cossio" w:date="2025-04-02T09:28:00Z">
                  <w:rPr>
                    <w:sz w:val="24"/>
                  </w:rPr>
                </w:rPrChange>
              </w:rPr>
            </w:pPr>
            <w:r w:rsidRPr="00E67D62">
              <w:rPr>
                <w:strike/>
                <w:spacing w:val="-4"/>
                <w:sz w:val="24"/>
                <w:rPrChange w:id="103" w:author="Anthony Cossio" w:date="2025-04-02T09:28:00Z">
                  <w:rPr>
                    <w:spacing w:val="-4"/>
                    <w:sz w:val="24"/>
                  </w:rPr>
                </w:rPrChange>
              </w:rPr>
              <w:t xml:space="preserve">kHz </w:t>
            </w:r>
            <w:r w:rsidRPr="00E67D62">
              <w:rPr>
                <w:strike/>
                <w:spacing w:val="-2"/>
                <w:sz w:val="24"/>
                <w:rPrChange w:id="104" w:author="Anthony Cossio" w:date="2025-04-02T09:28:00Z">
                  <w:rPr>
                    <w:spacing w:val="-2"/>
                    <w:sz w:val="24"/>
                  </w:rPr>
                </w:rPrChange>
              </w:rPr>
              <w:t>density</w:t>
            </w:r>
          </w:p>
          <w:p w14:paraId="08AB33A9" w14:textId="77777777" w:rsidR="006E506B" w:rsidRPr="00E67D62" w:rsidRDefault="00226618">
            <w:pPr>
              <w:pStyle w:val="TableParagraph"/>
              <w:spacing w:line="251" w:lineRule="exact"/>
              <w:ind w:left="11" w:right="2"/>
              <w:rPr>
                <w:strike/>
                <w:sz w:val="24"/>
                <w:rPrChange w:id="105" w:author="Anthony Cossio" w:date="2025-04-02T09:28:00Z">
                  <w:rPr>
                    <w:sz w:val="24"/>
                  </w:rPr>
                </w:rPrChange>
              </w:rPr>
            </w:pPr>
            <w:r w:rsidRPr="00E67D62">
              <w:rPr>
                <w:strike/>
                <w:spacing w:val="-2"/>
                <w:sz w:val="24"/>
                <w:rPrChange w:id="106" w:author="Anthony Cossio" w:date="2025-04-02T09:28:00Z">
                  <w:rPr>
                    <w:spacing w:val="-2"/>
                    <w:sz w:val="24"/>
                  </w:rPr>
                </w:rPrChange>
              </w:rPr>
              <w:t>(g/m2)</w:t>
            </w:r>
          </w:p>
        </w:tc>
        <w:tc>
          <w:tcPr>
            <w:tcW w:w="1052" w:type="dxa"/>
          </w:tcPr>
          <w:p w14:paraId="2AE98ABA" w14:textId="77777777" w:rsidR="006E506B" w:rsidRPr="00E67D62" w:rsidRDefault="00226618">
            <w:pPr>
              <w:pStyle w:val="TableParagraph"/>
              <w:spacing w:line="240" w:lineRule="auto"/>
              <w:ind w:left="302" w:right="172" w:hanging="120"/>
              <w:jc w:val="left"/>
              <w:rPr>
                <w:strike/>
                <w:sz w:val="24"/>
                <w:rPrChange w:id="107" w:author="Anthony Cossio" w:date="2025-04-02T09:28:00Z">
                  <w:rPr>
                    <w:sz w:val="24"/>
                  </w:rPr>
                </w:rPrChange>
              </w:rPr>
            </w:pPr>
            <w:r w:rsidRPr="00E67D62">
              <w:rPr>
                <w:strike/>
                <w:sz w:val="24"/>
                <w:rPrChange w:id="108" w:author="Anthony Cossio" w:date="2025-04-02T09:28:00Z">
                  <w:rPr>
                    <w:sz w:val="24"/>
                  </w:rPr>
                </w:rPrChange>
              </w:rPr>
              <w:t>70</w:t>
            </w:r>
            <w:r w:rsidRPr="00E67D62">
              <w:rPr>
                <w:strike/>
                <w:spacing w:val="-15"/>
                <w:sz w:val="24"/>
                <w:rPrChange w:id="109" w:author="Anthony Cossio" w:date="2025-04-02T09:28:00Z">
                  <w:rPr>
                    <w:spacing w:val="-15"/>
                    <w:sz w:val="24"/>
                  </w:rPr>
                </w:rPrChange>
              </w:rPr>
              <w:t xml:space="preserve"> </w:t>
            </w:r>
            <w:r w:rsidRPr="00E67D62">
              <w:rPr>
                <w:strike/>
                <w:sz w:val="24"/>
                <w:rPrChange w:id="110" w:author="Anthony Cossio" w:date="2025-04-02T09:28:00Z">
                  <w:rPr>
                    <w:sz w:val="24"/>
                  </w:rPr>
                </w:rPrChange>
              </w:rPr>
              <w:t xml:space="preserve">kHz </w:t>
            </w:r>
            <w:r w:rsidRPr="00E67D62">
              <w:rPr>
                <w:strike/>
                <w:spacing w:val="-4"/>
                <w:sz w:val="24"/>
                <w:rPrChange w:id="111" w:author="Anthony Cossio" w:date="2025-04-02T09:28:00Z">
                  <w:rPr>
                    <w:spacing w:val="-4"/>
                    <w:sz w:val="24"/>
                  </w:rPr>
                </w:rPrChange>
              </w:rPr>
              <w:t>STD</w:t>
            </w:r>
          </w:p>
        </w:tc>
        <w:tc>
          <w:tcPr>
            <w:tcW w:w="1051" w:type="dxa"/>
          </w:tcPr>
          <w:p w14:paraId="5C7BBB1D" w14:textId="77777777" w:rsidR="006E506B" w:rsidRPr="00E67D62" w:rsidRDefault="00226618">
            <w:pPr>
              <w:pStyle w:val="TableParagraph"/>
              <w:spacing w:line="240" w:lineRule="auto"/>
              <w:ind w:left="145" w:right="136" w:firstLine="36"/>
              <w:jc w:val="both"/>
              <w:rPr>
                <w:strike/>
                <w:sz w:val="24"/>
                <w:rPrChange w:id="112" w:author="Anthony Cossio" w:date="2025-04-02T09:28:00Z">
                  <w:rPr>
                    <w:sz w:val="24"/>
                  </w:rPr>
                </w:rPrChange>
              </w:rPr>
            </w:pPr>
            <w:r w:rsidRPr="00E67D62">
              <w:rPr>
                <w:strike/>
                <w:sz w:val="24"/>
                <w:rPrChange w:id="113" w:author="Anthony Cossio" w:date="2025-04-02T09:28:00Z">
                  <w:rPr>
                    <w:sz w:val="24"/>
                  </w:rPr>
                </w:rPrChange>
              </w:rPr>
              <w:t xml:space="preserve">70 kHz </w:t>
            </w:r>
            <w:r w:rsidRPr="00E67D62">
              <w:rPr>
                <w:strike/>
                <w:spacing w:val="-2"/>
                <w:sz w:val="24"/>
                <w:rPrChange w:id="114" w:author="Anthony Cossio" w:date="2025-04-02T09:28:00Z">
                  <w:rPr>
                    <w:spacing w:val="-2"/>
                    <w:sz w:val="24"/>
                  </w:rPr>
                </w:rPrChange>
              </w:rPr>
              <w:t>biomass (tons)</w:t>
            </w:r>
          </w:p>
        </w:tc>
        <w:tc>
          <w:tcPr>
            <w:tcW w:w="881" w:type="dxa"/>
          </w:tcPr>
          <w:p w14:paraId="11C6348F" w14:textId="77777777" w:rsidR="006E506B" w:rsidRPr="00E67D62" w:rsidRDefault="00226618">
            <w:pPr>
              <w:pStyle w:val="TableParagraph"/>
              <w:ind w:left="11" w:right="3"/>
              <w:rPr>
                <w:strike/>
                <w:sz w:val="24"/>
                <w:rPrChange w:id="115" w:author="Anthony Cossio" w:date="2025-04-02T09:28:00Z">
                  <w:rPr>
                    <w:sz w:val="24"/>
                  </w:rPr>
                </w:rPrChange>
              </w:rPr>
            </w:pPr>
            <w:r w:rsidRPr="00E67D62">
              <w:rPr>
                <w:strike/>
                <w:spacing w:val="-5"/>
                <w:sz w:val="24"/>
                <w:rPrChange w:id="116" w:author="Anthony Cossio" w:date="2025-04-02T09:28:00Z">
                  <w:rPr>
                    <w:spacing w:val="-5"/>
                    <w:sz w:val="24"/>
                  </w:rPr>
                </w:rPrChange>
              </w:rPr>
              <w:t>120</w:t>
            </w:r>
          </w:p>
          <w:p w14:paraId="7BDB1070" w14:textId="77777777" w:rsidR="006E506B" w:rsidRPr="00E67D62" w:rsidRDefault="00226618">
            <w:pPr>
              <w:pStyle w:val="TableParagraph"/>
              <w:spacing w:line="240" w:lineRule="auto"/>
              <w:ind w:left="112" w:right="102" w:hanging="4"/>
              <w:rPr>
                <w:strike/>
                <w:sz w:val="24"/>
                <w:rPrChange w:id="117" w:author="Anthony Cossio" w:date="2025-04-02T09:28:00Z">
                  <w:rPr>
                    <w:sz w:val="24"/>
                  </w:rPr>
                </w:rPrChange>
              </w:rPr>
            </w:pPr>
            <w:r w:rsidRPr="00E67D62">
              <w:rPr>
                <w:strike/>
                <w:spacing w:val="-4"/>
                <w:sz w:val="24"/>
                <w:rPrChange w:id="118" w:author="Anthony Cossio" w:date="2025-04-02T09:28:00Z">
                  <w:rPr>
                    <w:spacing w:val="-4"/>
                    <w:sz w:val="24"/>
                  </w:rPr>
                </w:rPrChange>
              </w:rPr>
              <w:t xml:space="preserve">kHz </w:t>
            </w:r>
            <w:r w:rsidRPr="00E67D62">
              <w:rPr>
                <w:strike/>
                <w:spacing w:val="-2"/>
                <w:sz w:val="24"/>
                <w:rPrChange w:id="119" w:author="Anthony Cossio" w:date="2025-04-02T09:28:00Z">
                  <w:rPr>
                    <w:spacing w:val="-2"/>
                    <w:sz w:val="24"/>
                  </w:rPr>
                </w:rPrChange>
              </w:rPr>
              <w:t>density</w:t>
            </w:r>
          </w:p>
          <w:p w14:paraId="1E128543" w14:textId="77777777" w:rsidR="006E506B" w:rsidRPr="00E67D62" w:rsidRDefault="00226618">
            <w:pPr>
              <w:pStyle w:val="TableParagraph"/>
              <w:spacing w:line="251" w:lineRule="exact"/>
              <w:ind w:left="11" w:right="2"/>
              <w:rPr>
                <w:strike/>
                <w:sz w:val="24"/>
                <w:rPrChange w:id="120" w:author="Anthony Cossio" w:date="2025-04-02T09:28:00Z">
                  <w:rPr>
                    <w:sz w:val="24"/>
                  </w:rPr>
                </w:rPrChange>
              </w:rPr>
            </w:pPr>
            <w:r w:rsidRPr="00E67D62">
              <w:rPr>
                <w:strike/>
                <w:spacing w:val="-2"/>
                <w:sz w:val="24"/>
                <w:rPrChange w:id="121" w:author="Anthony Cossio" w:date="2025-04-02T09:28:00Z">
                  <w:rPr>
                    <w:spacing w:val="-2"/>
                    <w:sz w:val="24"/>
                  </w:rPr>
                </w:rPrChange>
              </w:rPr>
              <w:t>(g/m2)</w:t>
            </w:r>
          </w:p>
        </w:tc>
        <w:tc>
          <w:tcPr>
            <w:tcW w:w="1193" w:type="dxa"/>
          </w:tcPr>
          <w:p w14:paraId="478F1675" w14:textId="77777777" w:rsidR="006E506B" w:rsidRPr="00E67D62" w:rsidRDefault="00226618">
            <w:pPr>
              <w:pStyle w:val="TableParagraph"/>
              <w:spacing w:line="240" w:lineRule="auto"/>
              <w:ind w:left="371" w:hanging="176"/>
              <w:jc w:val="left"/>
              <w:rPr>
                <w:strike/>
                <w:sz w:val="24"/>
                <w:rPrChange w:id="122" w:author="Anthony Cossio" w:date="2025-04-02T09:28:00Z">
                  <w:rPr>
                    <w:sz w:val="24"/>
                  </w:rPr>
                </w:rPrChange>
              </w:rPr>
            </w:pPr>
            <w:r w:rsidRPr="00E67D62">
              <w:rPr>
                <w:strike/>
                <w:sz w:val="24"/>
                <w:rPrChange w:id="123" w:author="Anthony Cossio" w:date="2025-04-02T09:28:00Z">
                  <w:rPr>
                    <w:sz w:val="24"/>
                  </w:rPr>
                </w:rPrChange>
              </w:rPr>
              <w:t>120</w:t>
            </w:r>
            <w:r w:rsidRPr="00E67D62">
              <w:rPr>
                <w:strike/>
                <w:spacing w:val="-15"/>
                <w:sz w:val="24"/>
                <w:rPrChange w:id="124" w:author="Anthony Cossio" w:date="2025-04-02T09:28:00Z">
                  <w:rPr>
                    <w:spacing w:val="-15"/>
                    <w:sz w:val="24"/>
                  </w:rPr>
                </w:rPrChange>
              </w:rPr>
              <w:t xml:space="preserve"> </w:t>
            </w:r>
            <w:r w:rsidRPr="00E67D62">
              <w:rPr>
                <w:strike/>
                <w:sz w:val="24"/>
                <w:rPrChange w:id="125" w:author="Anthony Cossio" w:date="2025-04-02T09:28:00Z">
                  <w:rPr>
                    <w:sz w:val="24"/>
                  </w:rPr>
                </w:rPrChange>
              </w:rPr>
              <w:t xml:space="preserve">kHz </w:t>
            </w:r>
            <w:r w:rsidRPr="00E67D62">
              <w:rPr>
                <w:strike/>
                <w:spacing w:val="-4"/>
                <w:sz w:val="24"/>
                <w:rPrChange w:id="126" w:author="Anthony Cossio" w:date="2025-04-02T09:28:00Z">
                  <w:rPr>
                    <w:spacing w:val="-4"/>
                    <w:sz w:val="24"/>
                  </w:rPr>
                </w:rPrChange>
              </w:rPr>
              <w:t>STD</w:t>
            </w:r>
          </w:p>
        </w:tc>
        <w:tc>
          <w:tcPr>
            <w:tcW w:w="1193" w:type="dxa"/>
          </w:tcPr>
          <w:p w14:paraId="575D6C68" w14:textId="77777777" w:rsidR="006E506B" w:rsidRPr="00E67D62" w:rsidRDefault="00226618">
            <w:pPr>
              <w:pStyle w:val="TableParagraph"/>
              <w:spacing w:line="240" w:lineRule="auto"/>
              <w:ind w:left="215" w:right="189" w:hanging="20"/>
              <w:jc w:val="both"/>
              <w:rPr>
                <w:strike/>
                <w:sz w:val="24"/>
                <w:rPrChange w:id="127" w:author="Anthony Cossio" w:date="2025-04-02T09:28:00Z">
                  <w:rPr>
                    <w:sz w:val="24"/>
                  </w:rPr>
                </w:rPrChange>
              </w:rPr>
            </w:pPr>
            <w:r w:rsidRPr="00E67D62">
              <w:rPr>
                <w:strike/>
                <w:sz w:val="24"/>
                <w:rPrChange w:id="128" w:author="Anthony Cossio" w:date="2025-04-02T09:28:00Z">
                  <w:rPr>
                    <w:sz w:val="24"/>
                  </w:rPr>
                </w:rPrChange>
              </w:rPr>
              <w:t>120</w:t>
            </w:r>
            <w:r w:rsidRPr="00E67D62">
              <w:rPr>
                <w:strike/>
                <w:spacing w:val="-15"/>
                <w:sz w:val="24"/>
                <w:rPrChange w:id="129" w:author="Anthony Cossio" w:date="2025-04-02T09:28:00Z">
                  <w:rPr>
                    <w:spacing w:val="-15"/>
                    <w:sz w:val="24"/>
                  </w:rPr>
                </w:rPrChange>
              </w:rPr>
              <w:t xml:space="preserve"> </w:t>
            </w:r>
            <w:r w:rsidRPr="00E67D62">
              <w:rPr>
                <w:strike/>
                <w:sz w:val="24"/>
                <w:rPrChange w:id="130" w:author="Anthony Cossio" w:date="2025-04-02T09:28:00Z">
                  <w:rPr>
                    <w:sz w:val="24"/>
                  </w:rPr>
                </w:rPrChange>
              </w:rPr>
              <w:t xml:space="preserve">kHz </w:t>
            </w:r>
            <w:r w:rsidRPr="00E67D62">
              <w:rPr>
                <w:strike/>
                <w:spacing w:val="-2"/>
                <w:sz w:val="24"/>
                <w:rPrChange w:id="131" w:author="Anthony Cossio" w:date="2025-04-02T09:28:00Z">
                  <w:rPr>
                    <w:spacing w:val="-2"/>
                    <w:sz w:val="24"/>
                  </w:rPr>
                </w:rPrChange>
              </w:rPr>
              <w:t>biomass (tons)</w:t>
            </w:r>
          </w:p>
        </w:tc>
        <w:tc>
          <w:tcPr>
            <w:tcW w:w="992" w:type="dxa"/>
          </w:tcPr>
          <w:p w14:paraId="3614ACD2" w14:textId="77777777" w:rsidR="006E506B" w:rsidRPr="00E67D62" w:rsidRDefault="00226618">
            <w:pPr>
              <w:pStyle w:val="TableParagraph"/>
              <w:spacing w:line="240" w:lineRule="auto"/>
              <w:ind w:left="143" w:right="136" w:hanging="3"/>
              <w:rPr>
                <w:strike/>
                <w:sz w:val="24"/>
                <w:rPrChange w:id="132" w:author="Anthony Cossio" w:date="2025-04-02T09:28:00Z">
                  <w:rPr>
                    <w:sz w:val="24"/>
                  </w:rPr>
                </w:rPrChange>
              </w:rPr>
            </w:pPr>
            <w:r w:rsidRPr="00E67D62">
              <w:rPr>
                <w:strike/>
                <w:spacing w:val="-2"/>
                <w:sz w:val="24"/>
                <w:rPrChange w:id="133" w:author="Anthony Cossio" w:date="2025-04-02T09:28:00Z">
                  <w:rPr>
                    <w:spacing w:val="-2"/>
                    <w:sz w:val="24"/>
                  </w:rPr>
                </w:rPrChange>
              </w:rPr>
              <w:t xml:space="preserve">Survey profiles </w:t>
            </w:r>
            <w:r w:rsidRPr="00E67D62">
              <w:rPr>
                <w:strike/>
                <w:spacing w:val="-4"/>
                <w:sz w:val="24"/>
                <w:rPrChange w:id="134" w:author="Anthony Cossio" w:date="2025-04-02T09:28:00Z">
                  <w:rPr>
                    <w:spacing w:val="-4"/>
                    <w:sz w:val="24"/>
                  </w:rPr>
                </w:rPrChange>
              </w:rPr>
              <w:t>(N)</w:t>
            </w:r>
          </w:p>
        </w:tc>
      </w:tr>
      <w:tr w:rsidR="006E506B" w14:paraId="2CA32C27" w14:textId="77777777">
        <w:trPr>
          <w:trHeight w:val="268"/>
        </w:trPr>
        <w:tc>
          <w:tcPr>
            <w:tcW w:w="1169" w:type="dxa"/>
          </w:tcPr>
          <w:p w14:paraId="19CB4DF8" w14:textId="77777777" w:rsidR="006E506B" w:rsidRPr="00E67D62" w:rsidRDefault="00226618">
            <w:pPr>
              <w:pStyle w:val="TableParagraph"/>
              <w:spacing w:line="248" w:lineRule="exact"/>
              <w:jc w:val="left"/>
              <w:rPr>
                <w:strike/>
                <w:sz w:val="24"/>
                <w:rPrChange w:id="135" w:author="Anthony Cossio" w:date="2025-04-02T09:28:00Z">
                  <w:rPr>
                    <w:sz w:val="24"/>
                  </w:rPr>
                </w:rPrChange>
              </w:rPr>
            </w:pPr>
            <w:r w:rsidRPr="00E67D62">
              <w:rPr>
                <w:strike/>
                <w:spacing w:val="-2"/>
                <w:sz w:val="24"/>
                <w:rPrChange w:id="136" w:author="Anthony Cossio" w:date="2025-04-02T09:28:00Z">
                  <w:rPr>
                    <w:spacing w:val="-2"/>
                    <w:sz w:val="24"/>
                  </w:rPr>
                </w:rPrChange>
              </w:rPr>
              <w:t>AMLR03</w:t>
            </w:r>
          </w:p>
        </w:tc>
        <w:tc>
          <w:tcPr>
            <w:tcW w:w="881" w:type="dxa"/>
          </w:tcPr>
          <w:p w14:paraId="277AD0F4" w14:textId="77777777" w:rsidR="006E506B" w:rsidRPr="00E67D62" w:rsidRDefault="00226618">
            <w:pPr>
              <w:pStyle w:val="TableParagraph"/>
              <w:spacing w:line="248" w:lineRule="exact"/>
              <w:ind w:left="11"/>
              <w:rPr>
                <w:strike/>
                <w:sz w:val="24"/>
                <w:rPrChange w:id="137" w:author="Anthony Cossio" w:date="2025-04-02T09:28:00Z">
                  <w:rPr>
                    <w:sz w:val="24"/>
                  </w:rPr>
                </w:rPrChange>
              </w:rPr>
            </w:pPr>
            <w:r w:rsidRPr="00E67D62">
              <w:rPr>
                <w:strike/>
                <w:spacing w:val="-2"/>
                <w:sz w:val="24"/>
                <w:rPrChange w:id="138" w:author="Anthony Cossio" w:date="2025-04-02T09:28:00Z">
                  <w:rPr>
                    <w:spacing w:val="-2"/>
                    <w:sz w:val="24"/>
                  </w:rPr>
                </w:rPrChange>
              </w:rPr>
              <w:t>93.64</w:t>
            </w:r>
          </w:p>
        </w:tc>
        <w:tc>
          <w:tcPr>
            <w:tcW w:w="1052" w:type="dxa"/>
          </w:tcPr>
          <w:p w14:paraId="2DAEDA69" w14:textId="77777777" w:rsidR="006E506B" w:rsidRPr="00E67D62" w:rsidRDefault="00226618">
            <w:pPr>
              <w:pStyle w:val="TableParagraph"/>
              <w:spacing w:line="248" w:lineRule="exact"/>
              <w:ind w:left="11"/>
              <w:rPr>
                <w:strike/>
                <w:sz w:val="24"/>
                <w:rPrChange w:id="139" w:author="Anthony Cossio" w:date="2025-04-02T09:28:00Z">
                  <w:rPr>
                    <w:sz w:val="24"/>
                  </w:rPr>
                </w:rPrChange>
              </w:rPr>
            </w:pPr>
            <w:r w:rsidRPr="00E67D62">
              <w:rPr>
                <w:strike/>
                <w:spacing w:val="-2"/>
                <w:sz w:val="24"/>
                <w:rPrChange w:id="140" w:author="Anthony Cossio" w:date="2025-04-02T09:28:00Z">
                  <w:rPr>
                    <w:spacing w:val="-2"/>
                    <w:sz w:val="24"/>
                  </w:rPr>
                </w:rPrChange>
              </w:rPr>
              <w:t>204.04</w:t>
            </w:r>
          </w:p>
        </w:tc>
        <w:tc>
          <w:tcPr>
            <w:tcW w:w="1051" w:type="dxa"/>
          </w:tcPr>
          <w:p w14:paraId="27FDC9B5" w14:textId="77777777" w:rsidR="006E506B" w:rsidRPr="00E67D62" w:rsidRDefault="00226618">
            <w:pPr>
              <w:pStyle w:val="TableParagraph"/>
              <w:spacing w:line="248" w:lineRule="exact"/>
              <w:ind w:left="7"/>
              <w:rPr>
                <w:strike/>
                <w:sz w:val="24"/>
                <w:rPrChange w:id="141" w:author="Anthony Cossio" w:date="2025-04-02T09:28:00Z">
                  <w:rPr>
                    <w:sz w:val="24"/>
                  </w:rPr>
                </w:rPrChange>
              </w:rPr>
            </w:pPr>
            <w:r w:rsidRPr="00E67D62">
              <w:rPr>
                <w:strike/>
                <w:spacing w:val="-2"/>
                <w:sz w:val="24"/>
                <w:rPrChange w:id="142" w:author="Anthony Cossio" w:date="2025-04-02T09:28:00Z">
                  <w:rPr>
                    <w:spacing w:val="-2"/>
                    <w:sz w:val="24"/>
                  </w:rPr>
                </w:rPrChange>
              </w:rPr>
              <w:t>8.4279e5</w:t>
            </w:r>
          </w:p>
        </w:tc>
        <w:tc>
          <w:tcPr>
            <w:tcW w:w="881" w:type="dxa"/>
          </w:tcPr>
          <w:p w14:paraId="4E2FFD3E" w14:textId="77777777" w:rsidR="006E506B" w:rsidRPr="00E67D62" w:rsidRDefault="00226618">
            <w:pPr>
              <w:pStyle w:val="TableParagraph"/>
              <w:spacing w:line="248" w:lineRule="exact"/>
              <w:ind w:left="11" w:right="3"/>
              <w:rPr>
                <w:strike/>
                <w:sz w:val="24"/>
                <w:rPrChange w:id="143" w:author="Anthony Cossio" w:date="2025-04-02T09:28:00Z">
                  <w:rPr>
                    <w:sz w:val="24"/>
                  </w:rPr>
                </w:rPrChange>
              </w:rPr>
            </w:pPr>
            <w:r w:rsidRPr="00E67D62">
              <w:rPr>
                <w:strike/>
                <w:spacing w:val="-2"/>
                <w:sz w:val="24"/>
                <w:rPrChange w:id="144" w:author="Anthony Cossio" w:date="2025-04-02T09:28:00Z">
                  <w:rPr>
                    <w:spacing w:val="-2"/>
                    <w:sz w:val="24"/>
                  </w:rPr>
                </w:rPrChange>
              </w:rPr>
              <w:t>151.29</w:t>
            </w:r>
          </w:p>
        </w:tc>
        <w:tc>
          <w:tcPr>
            <w:tcW w:w="1193" w:type="dxa"/>
          </w:tcPr>
          <w:p w14:paraId="22132138" w14:textId="77777777" w:rsidR="006E506B" w:rsidRPr="00E67D62" w:rsidRDefault="00226618">
            <w:pPr>
              <w:pStyle w:val="TableParagraph"/>
              <w:spacing w:line="248" w:lineRule="exact"/>
              <w:ind w:left="10" w:right="2"/>
              <w:rPr>
                <w:strike/>
                <w:sz w:val="24"/>
                <w:rPrChange w:id="145" w:author="Anthony Cossio" w:date="2025-04-02T09:28:00Z">
                  <w:rPr>
                    <w:sz w:val="24"/>
                  </w:rPr>
                </w:rPrChange>
              </w:rPr>
            </w:pPr>
            <w:r w:rsidRPr="00E67D62">
              <w:rPr>
                <w:strike/>
                <w:spacing w:val="-2"/>
                <w:sz w:val="24"/>
                <w:rPrChange w:id="146" w:author="Anthony Cossio" w:date="2025-04-02T09:28:00Z">
                  <w:rPr>
                    <w:spacing w:val="-2"/>
                    <w:sz w:val="24"/>
                  </w:rPr>
                </w:rPrChange>
              </w:rPr>
              <w:t>337.26</w:t>
            </w:r>
          </w:p>
        </w:tc>
        <w:tc>
          <w:tcPr>
            <w:tcW w:w="1193" w:type="dxa"/>
          </w:tcPr>
          <w:p w14:paraId="52EE382F" w14:textId="77777777" w:rsidR="006E506B" w:rsidRPr="00E67D62" w:rsidRDefault="00226618">
            <w:pPr>
              <w:pStyle w:val="TableParagraph"/>
              <w:spacing w:line="248" w:lineRule="exact"/>
              <w:ind w:left="10"/>
              <w:rPr>
                <w:strike/>
                <w:sz w:val="24"/>
                <w:rPrChange w:id="147" w:author="Anthony Cossio" w:date="2025-04-02T09:28:00Z">
                  <w:rPr>
                    <w:sz w:val="24"/>
                  </w:rPr>
                </w:rPrChange>
              </w:rPr>
            </w:pPr>
            <w:r w:rsidRPr="00E67D62">
              <w:rPr>
                <w:strike/>
                <w:spacing w:val="-2"/>
                <w:sz w:val="24"/>
                <w:rPrChange w:id="148" w:author="Anthony Cossio" w:date="2025-04-02T09:28:00Z">
                  <w:rPr>
                    <w:spacing w:val="-2"/>
                    <w:sz w:val="24"/>
                  </w:rPr>
                </w:rPrChange>
              </w:rPr>
              <w:t>1.3616e6</w:t>
            </w:r>
          </w:p>
        </w:tc>
        <w:tc>
          <w:tcPr>
            <w:tcW w:w="992" w:type="dxa"/>
          </w:tcPr>
          <w:p w14:paraId="17EE50EC" w14:textId="77777777" w:rsidR="006E506B" w:rsidRPr="00E67D62" w:rsidRDefault="00226618">
            <w:pPr>
              <w:pStyle w:val="TableParagraph"/>
              <w:spacing w:line="248" w:lineRule="exact"/>
              <w:ind w:left="3"/>
              <w:rPr>
                <w:strike/>
                <w:sz w:val="24"/>
                <w:rPrChange w:id="149" w:author="Anthony Cossio" w:date="2025-04-02T09:28:00Z">
                  <w:rPr>
                    <w:sz w:val="24"/>
                  </w:rPr>
                </w:rPrChange>
              </w:rPr>
            </w:pPr>
            <w:r w:rsidRPr="00E67D62">
              <w:rPr>
                <w:strike/>
                <w:spacing w:val="-5"/>
                <w:sz w:val="24"/>
                <w:rPrChange w:id="150" w:author="Anthony Cossio" w:date="2025-04-02T09:28:00Z">
                  <w:rPr>
                    <w:spacing w:val="-5"/>
                    <w:sz w:val="24"/>
                  </w:rPr>
                </w:rPrChange>
              </w:rPr>
              <w:t>321</w:t>
            </w:r>
          </w:p>
        </w:tc>
      </w:tr>
      <w:tr w:rsidR="006E506B" w14:paraId="2B4B10D3" w14:textId="77777777">
        <w:trPr>
          <w:trHeight w:val="271"/>
        </w:trPr>
        <w:tc>
          <w:tcPr>
            <w:tcW w:w="1169" w:type="dxa"/>
          </w:tcPr>
          <w:p w14:paraId="0AE19369" w14:textId="77777777" w:rsidR="006E506B" w:rsidRPr="00E67D62" w:rsidRDefault="00226618">
            <w:pPr>
              <w:pStyle w:val="TableParagraph"/>
              <w:spacing w:before="1" w:line="250" w:lineRule="exact"/>
              <w:jc w:val="left"/>
              <w:rPr>
                <w:strike/>
                <w:sz w:val="24"/>
                <w:rPrChange w:id="151" w:author="Anthony Cossio" w:date="2025-04-02T09:28:00Z">
                  <w:rPr>
                    <w:sz w:val="24"/>
                  </w:rPr>
                </w:rPrChange>
              </w:rPr>
            </w:pPr>
            <w:r w:rsidRPr="00E67D62">
              <w:rPr>
                <w:strike/>
                <w:spacing w:val="-2"/>
                <w:sz w:val="24"/>
                <w:rPrChange w:id="152" w:author="Anthony Cossio" w:date="2025-04-02T09:28:00Z">
                  <w:rPr>
                    <w:spacing w:val="-2"/>
                    <w:sz w:val="24"/>
                  </w:rPr>
                </w:rPrChange>
              </w:rPr>
              <w:t>AMLR04</w:t>
            </w:r>
          </w:p>
        </w:tc>
        <w:tc>
          <w:tcPr>
            <w:tcW w:w="881" w:type="dxa"/>
          </w:tcPr>
          <w:p w14:paraId="0AE0E250" w14:textId="77777777" w:rsidR="006E506B" w:rsidRPr="00E67D62" w:rsidRDefault="00226618">
            <w:pPr>
              <w:pStyle w:val="TableParagraph"/>
              <w:spacing w:before="1" w:line="250" w:lineRule="exact"/>
              <w:ind w:left="11"/>
              <w:rPr>
                <w:strike/>
                <w:sz w:val="24"/>
                <w:rPrChange w:id="153" w:author="Anthony Cossio" w:date="2025-04-02T09:28:00Z">
                  <w:rPr>
                    <w:sz w:val="24"/>
                  </w:rPr>
                </w:rPrChange>
              </w:rPr>
            </w:pPr>
            <w:r w:rsidRPr="00E67D62">
              <w:rPr>
                <w:strike/>
                <w:spacing w:val="-2"/>
                <w:sz w:val="24"/>
                <w:rPrChange w:id="154" w:author="Anthony Cossio" w:date="2025-04-02T09:28:00Z">
                  <w:rPr>
                    <w:spacing w:val="-2"/>
                    <w:sz w:val="24"/>
                  </w:rPr>
                </w:rPrChange>
              </w:rPr>
              <w:t>77.32</w:t>
            </w:r>
          </w:p>
        </w:tc>
        <w:tc>
          <w:tcPr>
            <w:tcW w:w="1052" w:type="dxa"/>
          </w:tcPr>
          <w:p w14:paraId="7056CF42" w14:textId="77777777" w:rsidR="006E506B" w:rsidRPr="00E67D62" w:rsidRDefault="00226618">
            <w:pPr>
              <w:pStyle w:val="TableParagraph"/>
              <w:spacing w:before="1" w:line="250" w:lineRule="exact"/>
              <w:ind w:left="11"/>
              <w:rPr>
                <w:strike/>
                <w:sz w:val="24"/>
                <w:rPrChange w:id="155" w:author="Anthony Cossio" w:date="2025-04-02T09:28:00Z">
                  <w:rPr>
                    <w:sz w:val="24"/>
                  </w:rPr>
                </w:rPrChange>
              </w:rPr>
            </w:pPr>
            <w:r w:rsidRPr="00E67D62">
              <w:rPr>
                <w:strike/>
                <w:spacing w:val="-2"/>
                <w:sz w:val="24"/>
                <w:rPrChange w:id="156" w:author="Anthony Cossio" w:date="2025-04-02T09:28:00Z">
                  <w:rPr>
                    <w:spacing w:val="-2"/>
                    <w:sz w:val="24"/>
                  </w:rPr>
                </w:rPrChange>
              </w:rPr>
              <w:t>205.97</w:t>
            </w:r>
          </w:p>
        </w:tc>
        <w:tc>
          <w:tcPr>
            <w:tcW w:w="1051" w:type="dxa"/>
          </w:tcPr>
          <w:p w14:paraId="4D59F9A8" w14:textId="77777777" w:rsidR="006E506B" w:rsidRPr="00E67D62" w:rsidRDefault="00226618">
            <w:pPr>
              <w:pStyle w:val="TableParagraph"/>
              <w:spacing w:before="1" w:line="250" w:lineRule="exact"/>
              <w:ind w:left="7"/>
              <w:rPr>
                <w:strike/>
                <w:sz w:val="24"/>
                <w:rPrChange w:id="157" w:author="Anthony Cossio" w:date="2025-04-02T09:28:00Z">
                  <w:rPr>
                    <w:sz w:val="24"/>
                  </w:rPr>
                </w:rPrChange>
              </w:rPr>
            </w:pPr>
            <w:r w:rsidRPr="00E67D62">
              <w:rPr>
                <w:strike/>
                <w:spacing w:val="-2"/>
                <w:sz w:val="24"/>
                <w:rPrChange w:id="158" w:author="Anthony Cossio" w:date="2025-04-02T09:28:00Z">
                  <w:rPr>
                    <w:spacing w:val="-2"/>
                    <w:sz w:val="24"/>
                  </w:rPr>
                </w:rPrChange>
              </w:rPr>
              <w:t>6.9586e5</w:t>
            </w:r>
          </w:p>
        </w:tc>
        <w:tc>
          <w:tcPr>
            <w:tcW w:w="881" w:type="dxa"/>
          </w:tcPr>
          <w:p w14:paraId="0FCB846A" w14:textId="77777777" w:rsidR="006E506B" w:rsidRPr="00E67D62" w:rsidRDefault="00226618">
            <w:pPr>
              <w:pStyle w:val="TableParagraph"/>
              <w:spacing w:before="1" w:line="250" w:lineRule="exact"/>
              <w:ind w:left="11" w:right="1"/>
              <w:rPr>
                <w:strike/>
                <w:sz w:val="24"/>
                <w:rPrChange w:id="159" w:author="Anthony Cossio" w:date="2025-04-02T09:28:00Z">
                  <w:rPr>
                    <w:sz w:val="24"/>
                  </w:rPr>
                </w:rPrChange>
              </w:rPr>
            </w:pPr>
            <w:r w:rsidRPr="00E67D62">
              <w:rPr>
                <w:strike/>
                <w:spacing w:val="-2"/>
                <w:sz w:val="24"/>
                <w:rPrChange w:id="160" w:author="Anthony Cossio" w:date="2025-04-02T09:28:00Z">
                  <w:rPr>
                    <w:spacing w:val="-2"/>
                    <w:sz w:val="24"/>
                  </w:rPr>
                </w:rPrChange>
              </w:rPr>
              <w:t>97.16</w:t>
            </w:r>
          </w:p>
        </w:tc>
        <w:tc>
          <w:tcPr>
            <w:tcW w:w="1193" w:type="dxa"/>
          </w:tcPr>
          <w:p w14:paraId="0DA39CF2" w14:textId="77777777" w:rsidR="006E506B" w:rsidRPr="00E67D62" w:rsidRDefault="00226618">
            <w:pPr>
              <w:pStyle w:val="TableParagraph"/>
              <w:spacing w:before="1" w:line="250" w:lineRule="exact"/>
              <w:ind w:left="10" w:right="2"/>
              <w:rPr>
                <w:strike/>
                <w:sz w:val="24"/>
                <w:rPrChange w:id="161" w:author="Anthony Cossio" w:date="2025-04-02T09:28:00Z">
                  <w:rPr>
                    <w:sz w:val="24"/>
                  </w:rPr>
                </w:rPrChange>
              </w:rPr>
            </w:pPr>
            <w:r w:rsidRPr="00E67D62">
              <w:rPr>
                <w:strike/>
                <w:spacing w:val="-2"/>
                <w:sz w:val="24"/>
                <w:rPrChange w:id="162" w:author="Anthony Cossio" w:date="2025-04-02T09:28:00Z">
                  <w:rPr>
                    <w:spacing w:val="-2"/>
                    <w:sz w:val="24"/>
                  </w:rPr>
                </w:rPrChange>
              </w:rPr>
              <w:t>303.75</w:t>
            </w:r>
          </w:p>
        </w:tc>
        <w:tc>
          <w:tcPr>
            <w:tcW w:w="1193" w:type="dxa"/>
          </w:tcPr>
          <w:p w14:paraId="58C89980" w14:textId="77777777" w:rsidR="006E506B" w:rsidRPr="00E67D62" w:rsidRDefault="00226618">
            <w:pPr>
              <w:pStyle w:val="TableParagraph"/>
              <w:spacing w:before="1" w:line="250" w:lineRule="exact"/>
              <w:ind w:left="10"/>
              <w:rPr>
                <w:strike/>
                <w:sz w:val="24"/>
                <w:rPrChange w:id="163" w:author="Anthony Cossio" w:date="2025-04-02T09:28:00Z">
                  <w:rPr>
                    <w:sz w:val="24"/>
                  </w:rPr>
                </w:rPrChange>
              </w:rPr>
            </w:pPr>
            <w:r w:rsidRPr="00E67D62">
              <w:rPr>
                <w:strike/>
                <w:spacing w:val="-2"/>
                <w:sz w:val="24"/>
                <w:rPrChange w:id="164" w:author="Anthony Cossio" w:date="2025-04-02T09:28:00Z">
                  <w:rPr>
                    <w:spacing w:val="-2"/>
                    <w:sz w:val="24"/>
                  </w:rPr>
                </w:rPrChange>
              </w:rPr>
              <w:t>8.7444e5</w:t>
            </w:r>
          </w:p>
        </w:tc>
        <w:tc>
          <w:tcPr>
            <w:tcW w:w="992" w:type="dxa"/>
          </w:tcPr>
          <w:p w14:paraId="22B59613" w14:textId="77777777" w:rsidR="006E506B" w:rsidRPr="00E67D62" w:rsidRDefault="00226618">
            <w:pPr>
              <w:pStyle w:val="TableParagraph"/>
              <w:spacing w:before="1" w:line="250" w:lineRule="exact"/>
              <w:ind w:left="3"/>
              <w:rPr>
                <w:strike/>
                <w:sz w:val="24"/>
                <w:rPrChange w:id="165" w:author="Anthony Cossio" w:date="2025-04-02T09:28:00Z">
                  <w:rPr>
                    <w:sz w:val="24"/>
                  </w:rPr>
                </w:rPrChange>
              </w:rPr>
            </w:pPr>
            <w:r w:rsidRPr="00E67D62">
              <w:rPr>
                <w:strike/>
                <w:spacing w:val="-5"/>
                <w:sz w:val="24"/>
                <w:rPrChange w:id="166" w:author="Anthony Cossio" w:date="2025-04-02T09:28:00Z">
                  <w:rPr>
                    <w:spacing w:val="-5"/>
                    <w:sz w:val="24"/>
                  </w:rPr>
                </w:rPrChange>
              </w:rPr>
              <w:t>323</w:t>
            </w:r>
          </w:p>
        </w:tc>
      </w:tr>
    </w:tbl>
    <w:p w14:paraId="1764D75D" w14:textId="77777777" w:rsidR="00E67D62" w:rsidRPr="00B07440" w:rsidRDefault="00E67D62" w:rsidP="00E67D62">
      <w:pPr>
        <w:rPr>
          <w:ins w:id="167" w:author="Anthony Cossio" w:date="2025-04-02T09:29:00Z"/>
          <w:sz w:val="24"/>
          <w:szCs w:val="24"/>
        </w:rPr>
      </w:pPr>
      <w:ins w:id="168" w:author="Anthony Cossio" w:date="2025-04-02T09:29:00Z">
        <w:r w:rsidRPr="00B07440">
          <w:rPr>
            <w:sz w:val="24"/>
            <w:szCs w:val="24"/>
          </w:rPr>
          <w:t>Table 3. Antarctic krill density and biomass estimates, standard deviations and the number of profiles in the survey analysis.</w:t>
        </w:r>
      </w:ins>
    </w:p>
    <w:p w14:paraId="12A6BE1D" w14:textId="77777777" w:rsidR="00E67D62" w:rsidRPr="00B07440" w:rsidRDefault="00E67D62" w:rsidP="00E67D62">
      <w:pPr>
        <w:rPr>
          <w:ins w:id="169" w:author="Anthony Cossio" w:date="2025-04-02T09:29:00Z"/>
          <w:rFonts w:cstheme="minorHAnsi"/>
          <w:sz w:val="24"/>
          <w:szCs w:val="24"/>
        </w:rPr>
      </w:pPr>
    </w:p>
    <w:tbl>
      <w:tblPr>
        <w:tblStyle w:val="TableGrid"/>
        <w:tblW w:w="0" w:type="auto"/>
        <w:jc w:val="center"/>
        <w:tblLook w:val="04A0" w:firstRow="1" w:lastRow="0" w:firstColumn="1" w:lastColumn="0" w:noHBand="0" w:noVBand="1"/>
      </w:tblPr>
      <w:tblGrid>
        <w:gridCol w:w="1169"/>
        <w:gridCol w:w="881"/>
        <w:gridCol w:w="1051"/>
        <w:gridCol w:w="1316"/>
        <w:gridCol w:w="881"/>
        <w:gridCol w:w="1193"/>
        <w:gridCol w:w="1316"/>
        <w:gridCol w:w="990"/>
      </w:tblGrid>
      <w:tr w:rsidR="00E67D62" w:rsidRPr="00B07440" w14:paraId="0DD172B6" w14:textId="77777777" w:rsidTr="005071E5">
        <w:trPr>
          <w:jc w:val="center"/>
          <w:ins w:id="170" w:author="Anthony Cossio" w:date="2025-04-02T09:29:00Z"/>
        </w:trPr>
        <w:tc>
          <w:tcPr>
            <w:tcW w:w="1169" w:type="dxa"/>
          </w:tcPr>
          <w:p w14:paraId="21D82246" w14:textId="77777777" w:rsidR="00E67D62" w:rsidRPr="00B07440" w:rsidRDefault="00E67D62" w:rsidP="005071E5">
            <w:pPr>
              <w:rPr>
                <w:ins w:id="171" w:author="Anthony Cossio" w:date="2025-04-02T09:29:00Z"/>
                <w:sz w:val="24"/>
                <w:szCs w:val="24"/>
              </w:rPr>
            </w:pPr>
            <w:ins w:id="172" w:author="Anthony Cossio" w:date="2025-04-02T09:29:00Z">
              <w:r w:rsidRPr="00B07440">
                <w:rPr>
                  <w:sz w:val="24"/>
                  <w:szCs w:val="24"/>
                </w:rPr>
                <w:t>Glider</w:t>
              </w:r>
            </w:ins>
          </w:p>
        </w:tc>
        <w:tc>
          <w:tcPr>
            <w:tcW w:w="867" w:type="dxa"/>
          </w:tcPr>
          <w:p w14:paraId="7BA792B2" w14:textId="77777777" w:rsidR="00E67D62" w:rsidRPr="00B07440" w:rsidRDefault="00E67D62" w:rsidP="005071E5">
            <w:pPr>
              <w:jc w:val="center"/>
              <w:rPr>
                <w:ins w:id="173" w:author="Anthony Cossio" w:date="2025-04-02T09:29:00Z"/>
                <w:sz w:val="24"/>
                <w:szCs w:val="24"/>
              </w:rPr>
            </w:pPr>
            <w:ins w:id="174" w:author="Anthony Cossio" w:date="2025-04-02T09:29:00Z">
              <w:r w:rsidRPr="00B07440">
                <w:rPr>
                  <w:sz w:val="24"/>
                  <w:szCs w:val="24"/>
                </w:rPr>
                <w:t>70 kHz</w:t>
              </w:r>
            </w:ins>
          </w:p>
          <w:p w14:paraId="66B3AA80" w14:textId="77777777" w:rsidR="00E67D62" w:rsidRPr="00B07440" w:rsidRDefault="00E67D62" w:rsidP="005071E5">
            <w:pPr>
              <w:jc w:val="center"/>
              <w:rPr>
                <w:ins w:id="175" w:author="Anthony Cossio" w:date="2025-04-02T09:29:00Z"/>
                <w:sz w:val="24"/>
                <w:szCs w:val="24"/>
              </w:rPr>
            </w:pPr>
            <w:ins w:id="176" w:author="Anthony Cossio" w:date="2025-04-02T09:29:00Z">
              <w:r w:rsidRPr="00B07440">
                <w:rPr>
                  <w:sz w:val="24"/>
                  <w:szCs w:val="24"/>
                </w:rPr>
                <w:t>density (g/m2)</w:t>
              </w:r>
            </w:ins>
          </w:p>
        </w:tc>
        <w:tc>
          <w:tcPr>
            <w:tcW w:w="1051" w:type="dxa"/>
          </w:tcPr>
          <w:p w14:paraId="15A0E9D0" w14:textId="77777777" w:rsidR="00E67D62" w:rsidRPr="00B07440" w:rsidRDefault="00E67D62" w:rsidP="005071E5">
            <w:pPr>
              <w:jc w:val="center"/>
              <w:rPr>
                <w:ins w:id="177" w:author="Anthony Cossio" w:date="2025-04-02T09:29:00Z"/>
                <w:sz w:val="24"/>
                <w:szCs w:val="24"/>
              </w:rPr>
            </w:pPr>
            <w:ins w:id="178" w:author="Anthony Cossio" w:date="2025-04-02T09:29:00Z">
              <w:r w:rsidRPr="00B07440">
                <w:rPr>
                  <w:sz w:val="24"/>
                  <w:szCs w:val="24"/>
                </w:rPr>
                <w:t>70 kHz STD</w:t>
              </w:r>
            </w:ins>
          </w:p>
        </w:tc>
        <w:tc>
          <w:tcPr>
            <w:tcW w:w="1051" w:type="dxa"/>
          </w:tcPr>
          <w:p w14:paraId="593686F6" w14:textId="77777777" w:rsidR="00E67D62" w:rsidRPr="00B07440" w:rsidRDefault="00E67D62" w:rsidP="005071E5">
            <w:pPr>
              <w:jc w:val="center"/>
              <w:rPr>
                <w:ins w:id="179" w:author="Anthony Cossio" w:date="2025-04-02T09:29:00Z"/>
                <w:sz w:val="24"/>
                <w:szCs w:val="24"/>
              </w:rPr>
            </w:pPr>
            <w:ins w:id="180" w:author="Anthony Cossio" w:date="2025-04-02T09:29:00Z">
              <w:r w:rsidRPr="00B07440">
                <w:rPr>
                  <w:sz w:val="24"/>
                  <w:szCs w:val="24"/>
                </w:rPr>
                <w:t>70 kHz biomass</w:t>
              </w:r>
            </w:ins>
          </w:p>
          <w:p w14:paraId="1BE46043" w14:textId="77777777" w:rsidR="00E67D62" w:rsidRPr="00B07440" w:rsidRDefault="00E67D62" w:rsidP="005071E5">
            <w:pPr>
              <w:jc w:val="center"/>
              <w:rPr>
                <w:ins w:id="181" w:author="Anthony Cossio" w:date="2025-04-02T09:29:00Z"/>
                <w:sz w:val="24"/>
                <w:szCs w:val="24"/>
              </w:rPr>
            </w:pPr>
            <w:ins w:id="182" w:author="Anthony Cossio" w:date="2025-04-02T09:29:00Z">
              <w:r w:rsidRPr="00B07440">
                <w:rPr>
                  <w:sz w:val="24"/>
                  <w:szCs w:val="24"/>
                </w:rPr>
                <w:t>(tons)</w:t>
              </w:r>
            </w:ins>
          </w:p>
        </w:tc>
        <w:tc>
          <w:tcPr>
            <w:tcW w:w="867" w:type="dxa"/>
          </w:tcPr>
          <w:p w14:paraId="234DBC77" w14:textId="77777777" w:rsidR="00E67D62" w:rsidRPr="00B07440" w:rsidRDefault="00E67D62" w:rsidP="005071E5">
            <w:pPr>
              <w:jc w:val="center"/>
              <w:rPr>
                <w:ins w:id="183" w:author="Anthony Cossio" w:date="2025-04-02T09:29:00Z"/>
                <w:sz w:val="24"/>
                <w:szCs w:val="24"/>
              </w:rPr>
            </w:pPr>
            <w:ins w:id="184" w:author="Anthony Cossio" w:date="2025-04-02T09:29:00Z">
              <w:r w:rsidRPr="00B07440">
                <w:rPr>
                  <w:sz w:val="24"/>
                  <w:szCs w:val="24"/>
                </w:rPr>
                <w:t>120 kHz</w:t>
              </w:r>
            </w:ins>
          </w:p>
          <w:p w14:paraId="7843D7B3" w14:textId="77777777" w:rsidR="00E67D62" w:rsidRPr="00B07440" w:rsidRDefault="00E67D62" w:rsidP="005071E5">
            <w:pPr>
              <w:jc w:val="center"/>
              <w:rPr>
                <w:ins w:id="185" w:author="Anthony Cossio" w:date="2025-04-02T09:29:00Z"/>
                <w:sz w:val="24"/>
                <w:szCs w:val="24"/>
              </w:rPr>
            </w:pPr>
            <w:ins w:id="186" w:author="Anthony Cossio" w:date="2025-04-02T09:29:00Z">
              <w:r w:rsidRPr="00B07440">
                <w:rPr>
                  <w:sz w:val="24"/>
                  <w:szCs w:val="24"/>
                </w:rPr>
                <w:t>density (g/m2)</w:t>
              </w:r>
            </w:ins>
          </w:p>
        </w:tc>
        <w:tc>
          <w:tcPr>
            <w:tcW w:w="1193" w:type="dxa"/>
          </w:tcPr>
          <w:p w14:paraId="5DB6F040" w14:textId="77777777" w:rsidR="00E67D62" w:rsidRPr="00B07440" w:rsidRDefault="00E67D62" w:rsidP="005071E5">
            <w:pPr>
              <w:jc w:val="center"/>
              <w:rPr>
                <w:ins w:id="187" w:author="Anthony Cossio" w:date="2025-04-02T09:29:00Z"/>
                <w:sz w:val="24"/>
                <w:szCs w:val="24"/>
              </w:rPr>
            </w:pPr>
            <w:ins w:id="188" w:author="Anthony Cossio" w:date="2025-04-02T09:29:00Z">
              <w:r w:rsidRPr="00B07440">
                <w:rPr>
                  <w:sz w:val="24"/>
                  <w:szCs w:val="24"/>
                </w:rPr>
                <w:t>120 kHz STD</w:t>
              </w:r>
            </w:ins>
          </w:p>
        </w:tc>
        <w:tc>
          <w:tcPr>
            <w:tcW w:w="1193" w:type="dxa"/>
          </w:tcPr>
          <w:p w14:paraId="4E2BBBC3" w14:textId="77777777" w:rsidR="00E67D62" w:rsidRPr="00B07440" w:rsidRDefault="00E67D62" w:rsidP="005071E5">
            <w:pPr>
              <w:jc w:val="center"/>
              <w:rPr>
                <w:ins w:id="189" w:author="Anthony Cossio" w:date="2025-04-02T09:29:00Z"/>
                <w:sz w:val="24"/>
                <w:szCs w:val="24"/>
              </w:rPr>
            </w:pPr>
            <w:ins w:id="190" w:author="Anthony Cossio" w:date="2025-04-02T09:29:00Z">
              <w:r w:rsidRPr="00B07440">
                <w:rPr>
                  <w:sz w:val="24"/>
                  <w:szCs w:val="24"/>
                </w:rPr>
                <w:t>120 kHz biomass</w:t>
              </w:r>
            </w:ins>
          </w:p>
          <w:p w14:paraId="7ECF12FC" w14:textId="77777777" w:rsidR="00E67D62" w:rsidRPr="00B07440" w:rsidRDefault="00E67D62" w:rsidP="005071E5">
            <w:pPr>
              <w:jc w:val="center"/>
              <w:rPr>
                <w:ins w:id="191" w:author="Anthony Cossio" w:date="2025-04-02T09:29:00Z"/>
                <w:sz w:val="24"/>
                <w:szCs w:val="24"/>
              </w:rPr>
            </w:pPr>
            <w:ins w:id="192" w:author="Anthony Cossio" w:date="2025-04-02T09:29:00Z">
              <w:r w:rsidRPr="00B07440">
                <w:rPr>
                  <w:sz w:val="24"/>
                  <w:szCs w:val="24"/>
                </w:rPr>
                <w:t>(tons)</w:t>
              </w:r>
            </w:ins>
          </w:p>
        </w:tc>
        <w:tc>
          <w:tcPr>
            <w:tcW w:w="990" w:type="dxa"/>
          </w:tcPr>
          <w:p w14:paraId="69184402" w14:textId="77777777" w:rsidR="00E67D62" w:rsidRPr="00B07440" w:rsidRDefault="00E67D62" w:rsidP="005071E5">
            <w:pPr>
              <w:jc w:val="center"/>
              <w:rPr>
                <w:ins w:id="193" w:author="Anthony Cossio" w:date="2025-04-02T09:29:00Z"/>
                <w:sz w:val="24"/>
                <w:szCs w:val="24"/>
              </w:rPr>
            </w:pPr>
            <w:ins w:id="194" w:author="Anthony Cossio" w:date="2025-04-02T09:29:00Z">
              <w:r w:rsidRPr="00B07440">
                <w:rPr>
                  <w:sz w:val="24"/>
                  <w:szCs w:val="24"/>
                </w:rPr>
                <w:t>Survey profiles</w:t>
              </w:r>
            </w:ins>
          </w:p>
          <w:p w14:paraId="62F5E14F" w14:textId="77777777" w:rsidR="00E67D62" w:rsidRPr="00B07440" w:rsidRDefault="00E67D62" w:rsidP="005071E5">
            <w:pPr>
              <w:jc w:val="center"/>
              <w:rPr>
                <w:ins w:id="195" w:author="Anthony Cossio" w:date="2025-04-02T09:29:00Z"/>
                <w:sz w:val="24"/>
                <w:szCs w:val="24"/>
              </w:rPr>
            </w:pPr>
            <w:ins w:id="196" w:author="Anthony Cossio" w:date="2025-04-02T09:29:00Z">
              <w:r w:rsidRPr="00B07440">
                <w:rPr>
                  <w:sz w:val="24"/>
                  <w:szCs w:val="24"/>
                </w:rPr>
                <w:t>(N)</w:t>
              </w:r>
            </w:ins>
          </w:p>
        </w:tc>
      </w:tr>
      <w:tr w:rsidR="00E67D62" w:rsidRPr="00B07440" w14:paraId="3DC38AA9" w14:textId="77777777" w:rsidTr="005071E5">
        <w:trPr>
          <w:jc w:val="center"/>
          <w:ins w:id="197" w:author="Anthony Cossio" w:date="2025-04-02T09:29:00Z"/>
        </w:trPr>
        <w:tc>
          <w:tcPr>
            <w:tcW w:w="1169" w:type="dxa"/>
          </w:tcPr>
          <w:p w14:paraId="372A6FE2" w14:textId="77777777" w:rsidR="00E67D62" w:rsidRPr="00B07440" w:rsidRDefault="00E67D62" w:rsidP="005071E5">
            <w:pPr>
              <w:rPr>
                <w:ins w:id="198" w:author="Anthony Cossio" w:date="2025-04-02T09:29:00Z"/>
                <w:sz w:val="24"/>
                <w:szCs w:val="24"/>
              </w:rPr>
            </w:pPr>
            <w:ins w:id="199" w:author="Anthony Cossio" w:date="2025-04-02T09:29:00Z">
              <w:r w:rsidRPr="00B07440">
                <w:rPr>
                  <w:sz w:val="24"/>
                  <w:szCs w:val="24"/>
                </w:rPr>
                <w:t>AMLR03</w:t>
              </w:r>
            </w:ins>
          </w:p>
        </w:tc>
        <w:tc>
          <w:tcPr>
            <w:tcW w:w="867" w:type="dxa"/>
          </w:tcPr>
          <w:p w14:paraId="7212FAAE" w14:textId="77777777" w:rsidR="00E67D62" w:rsidRPr="00B07440" w:rsidRDefault="00E67D62" w:rsidP="005071E5">
            <w:pPr>
              <w:jc w:val="center"/>
              <w:rPr>
                <w:ins w:id="200" w:author="Anthony Cossio" w:date="2025-04-02T09:29:00Z"/>
                <w:sz w:val="24"/>
                <w:szCs w:val="24"/>
              </w:rPr>
            </w:pPr>
            <w:ins w:id="201" w:author="Anthony Cossio" w:date="2025-04-02T09:29:00Z">
              <w:r>
                <w:rPr>
                  <w:sz w:val="24"/>
                  <w:szCs w:val="24"/>
                </w:rPr>
                <w:t>44.76</w:t>
              </w:r>
            </w:ins>
          </w:p>
        </w:tc>
        <w:tc>
          <w:tcPr>
            <w:tcW w:w="1051" w:type="dxa"/>
          </w:tcPr>
          <w:p w14:paraId="5D27CD49" w14:textId="77777777" w:rsidR="00E67D62" w:rsidRPr="00B07440" w:rsidRDefault="00E67D62" w:rsidP="005071E5">
            <w:pPr>
              <w:jc w:val="center"/>
              <w:rPr>
                <w:ins w:id="202" w:author="Anthony Cossio" w:date="2025-04-02T09:29:00Z"/>
                <w:sz w:val="24"/>
                <w:szCs w:val="24"/>
              </w:rPr>
            </w:pPr>
            <w:ins w:id="203" w:author="Anthony Cossio" w:date="2025-04-02T09:29:00Z">
              <w:r>
                <w:rPr>
                  <w:sz w:val="24"/>
                  <w:szCs w:val="24"/>
                </w:rPr>
                <w:t>97.44</w:t>
              </w:r>
            </w:ins>
          </w:p>
        </w:tc>
        <w:tc>
          <w:tcPr>
            <w:tcW w:w="1051" w:type="dxa"/>
          </w:tcPr>
          <w:p w14:paraId="5AFB4EE5" w14:textId="77777777" w:rsidR="00E67D62" w:rsidRPr="00B07440" w:rsidRDefault="00E67D62" w:rsidP="005071E5">
            <w:pPr>
              <w:jc w:val="center"/>
              <w:rPr>
                <w:ins w:id="204" w:author="Anthony Cossio" w:date="2025-04-02T09:29:00Z"/>
                <w:sz w:val="24"/>
                <w:szCs w:val="24"/>
              </w:rPr>
            </w:pPr>
            <w:ins w:id="205" w:author="Anthony Cossio" w:date="2025-04-02T09:29:00Z">
              <w:r w:rsidRPr="009D7DE4">
                <w:rPr>
                  <w:sz w:val="24"/>
                  <w:szCs w:val="24"/>
                </w:rPr>
                <w:t>4.0282e+05</w:t>
              </w:r>
            </w:ins>
          </w:p>
        </w:tc>
        <w:tc>
          <w:tcPr>
            <w:tcW w:w="867" w:type="dxa"/>
          </w:tcPr>
          <w:p w14:paraId="760E9E2D" w14:textId="77777777" w:rsidR="00E67D62" w:rsidRPr="00B07440" w:rsidRDefault="00E67D62" w:rsidP="005071E5">
            <w:pPr>
              <w:jc w:val="center"/>
              <w:rPr>
                <w:ins w:id="206" w:author="Anthony Cossio" w:date="2025-04-02T09:29:00Z"/>
                <w:sz w:val="24"/>
                <w:szCs w:val="24"/>
              </w:rPr>
            </w:pPr>
            <w:ins w:id="207" w:author="Anthony Cossio" w:date="2025-04-02T09:29:00Z">
              <w:r>
                <w:rPr>
                  <w:sz w:val="24"/>
                  <w:szCs w:val="24"/>
                </w:rPr>
                <w:t>35.66</w:t>
              </w:r>
            </w:ins>
          </w:p>
        </w:tc>
        <w:tc>
          <w:tcPr>
            <w:tcW w:w="1193" w:type="dxa"/>
          </w:tcPr>
          <w:p w14:paraId="29D70F46" w14:textId="77777777" w:rsidR="00E67D62" w:rsidRPr="00B07440" w:rsidRDefault="00E67D62" w:rsidP="005071E5">
            <w:pPr>
              <w:jc w:val="center"/>
              <w:rPr>
                <w:ins w:id="208" w:author="Anthony Cossio" w:date="2025-04-02T09:29:00Z"/>
                <w:sz w:val="24"/>
                <w:szCs w:val="24"/>
              </w:rPr>
            </w:pPr>
            <w:ins w:id="209" w:author="Anthony Cossio" w:date="2025-04-02T09:29:00Z">
              <w:r>
                <w:rPr>
                  <w:sz w:val="24"/>
                  <w:szCs w:val="24"/>
                </w:rPr>
                <w:t>79.43</w:t>
              </w:r>
            </w:ins>
          </w:p>
        </w:tc>
        <w:tc>
          <w:tcPr>
            <w:tcW w:w="1193" w:type="dxa"/>
          </w:tcPr>
          <w:p w14:paraId="3A71ABB3" w14:textId="77777777" w:rsidR="00E67D62" w:rsidRPr="00B07440" w:rsidRDefault="00E67D62" w:rsidP="005071E5">
            <w:pPr>
              <w:jc w:val="center"/>
              <w:rPr>
                <w:ins w:id="210" w:author="Anthony Cossio" w:date="2025-04-02T09:29:00Z"/>
                <w:sz w:val="24"/>
                <w:szCs w:val="24"/>
              </w:rPr>
            </w:pPr>
            <w:ins w:id="211" w:author="Anthony Cossio" w:date="2025-04-02T09:29:00Z">
              <w:r w:rsidRPr="009D7DE4">
                <w:rPr>
                  <w:sz w:val="24"/>
                  <w:szCs w:val="24"/>
                </w:rPr>
                <w:t>3.2092e+05</w:t>
              </w:r>
            </w:ins>
          </w:p>
        </w:tc>
        <w:tc>
          <w:tcPr>
            <w:tcW w:w="990" w:type="dxa"/>
          </w:tcPr>
          <w:p w14:paraId="35D4BF81" w14:textId="77777777" w:rsidR="00E67D62" w:rsidRPr="00B07440" w:rsidRDefault="00E67D62" w:rsidP="005071E5">
            <w:pPr>
              <w:jc w:val="center"/>
              <w:rPr>
                <w:ins w:id="212" w:author="Anthony Cossio" w:date="2025-04-02T09:29:00Z"/>
                <w:sz w:val="24"/>
                <w:szCs w:val="24"/>
              </w:rPr>
            </w:pPr>
            <w:ins w:id="213" w:author="Anthony Cossio" w:date="2025-04-02T09:29:00Z">
              <w:r w:rsidRPr="00B07440">
                <w:rPr>
                  <w:sz w:val="24"/>
                  <w:szCs w:val="24"/>
                </w:rPr>
                <w:t>321</w:t>
              </w:r>
            </w:ins>
          </w:p>
        </w:tc>
      </w:tr>
      <w:tr w:rsidR="00E67D62" w:rsidRPr="00B07440" w14:paraId="78F2CAB0" w14:textId="77777777" w:rsidTr="005071E5">
        <w:trPr>
          <w:jc w:val="center"/>
          <w:ins w:id="214" w:author="Anthony Cossio" w:date="2025-04-02T09:29:00Z"/>
        </w:trPr>
        <w:tc>
          <w:tcPr>
            <w:tcW w:w="1169" w:type="dxa"/>
          </w:tcPr>
          <w:p w14:paraId="11AB4439" w14:textId="77777777" w:rsidR="00E67D62" w:rsidRPr="00B07440" w:rsidRDefault="00E67D62" w:rsidP="005071E5">
            <w:pPr>
              <w:rPr>
                <w:ins w:id="215" w:author="Anthony Cossio" w:date="2025-04-02T09:29:00Z"/>
                <w:sz w:val="24"/>
                <w:szCs w:val="24"/>
              </w:rPr>
            </w:pPr>
            <w:ins w:id="216" w:author="Anthony Cossio" w:date="2025-04-02T09:29:00Z">
              <w:r w:rsidRPr="00B07440">
                <w:rPr>
                  <w:sz w:val="24"/>
                  <w:szCs w:val="24"/>
                </w:rPr>
                <w:t>AMLR04</w:t>
              </w:r>
            </w:ins>
          </w:p>
        </w:tc>
        <w:tc>
          <w:tcPr>
            <w:tcW w:w="867" w:type="dxa"/>
          </w:tcPr>
          <w:p w14:paraId="7264F57A" w14:textId="77777777" w:rsidR="00E67D62" w:rsidRPr="00B07440" w:rsidRDefault="00E67D62" w:rsidP="005071E5">
            <w:pPr>
              <w:jc w:val="center"/>
              <w:rPr>
                <w:ins w:id="217" w:author="Anthony Cossio" w:date="2025-04-02T09:29:00Z"/>
                <w:sz w:val="24"/>
                <w:szCs w:val="24"/>
              </w:rPr>
            </w:pPr>
            <w:ins w:id="218" w:author="Anthony Cossio" w:date="2025-04-02T09:29:00Z">
              <w:r>
                <w:rPr>
                  <w:sz w:val="24"/>
                  <w:szCs w:val="24"/>
                </w:rPr>
                <w:t>44.15</w:t>
              </w:r>
            </w:ins>
          </w:p>
        </w:tc>
        <w:tc>
          <w:tcPr>
            <w:tcW w:w="1051" w:type="dxa"/>
          </w:tcPr>
          <w:p w14:paraId="262A410F" w14:textId="77777777" w:rsidR="00E67D62" w:rsidRPr="00B07440" w:rsidRDefault="00E67D62" w:rsidP="005071E5">
            <w:pPr>
              <w:jc w:val="center"/>
              <w:rPr>
                <w:ins w:id="219" w:author="Anthony Cossio" w:date="2025-04-02T09:29:00Z"/>
                <w:sz w:val="24"/>
                <w:szCs w:val="24"/>
              </w:rPr>
            </w:pPr>
            <w:ins w:id="220" w:author="Anthony Cossio" w:date="2025-04-02T09:29:00Z">
              <w:r>
                <w:rPr>
                  <w:sz w:val="24"/>
                  <w:szCs w:val="24"/>
                </w:rPr>
                <w:t>117.42</w:t>
              </w:r>
            </w:ins>
          </w:p>
        </w:tc>
        <w:tc>
          <w:tcPr>
            <w:tcW w:w="1051" w:type="dxa"/>
          </w:tcPr>
          <w:p w14:paraId="3E0E9A1E" w14:textId="77777777" w:rsidR="00E67D62" w:rsidRPr="00B07440" w:rsidRDefault="00E67D62" w:rsidP="005071E5">
            <w:pPr>
              <w:jc w:val="center"/>
              <w:rPr>
                <w:ins w:id="221" w:author="Anthony Cossio" w:date="2025-04-02T09:29:00Z"/>
                <w:sz w:val="24"/>
                <w:szCs w:val="24"/>
              </w:rPr>
            </w:pPr>
            <w:ins w:id="222" w:author="Anthony Cossio" w:date="2025-04-02T09:29:00Z">
              <w:r w:rsidRPr="004F3934">
                <w:rPr>
                  <w:sz w:val="24"/>
                  <w:szCs w:val="24"/>
                </w:rPr>
                <w:t>3.9731e+05</w:t>
              </w:r>
            </w:ins>
          </w:p>
        </w:tc>
        <w:tc>
          <w:tcPr>
            <w:tcW w:w="867" w:type="dxa"/>
          </w:tcPr>
          <w:p w14:paraId="513B372E" w14:textId="77777777" w:rsidR="00E67D62" w:rsidRPr="00B07440" w:rsidRDefault="00E67D62" w:rsidP="005071E5">
            <w:pPr>
              <w:jc w:val="center"/>
              <w:rPr>
                <w:ins w:id="223" w:author="Anthony Cossio" w:date="2025-04-02T09:29:00Z"/>
                <w:sz w:val="24"/>
                <w:szCs w:val="24"/>
              </w:rPr>
            </w:pPr>
            <w:ins w:id="224" w:author="Anthony Cossio" w:date="2025-04-02T09:29:00Z">
              <w:r>
                <w:rPr>
                  <w:sz w:val="24"/>
                  <w:szCs w:val="24"/>
                </w:rPr>
                <w:t>41.84</w:t>
              </w:r>
            </w:ins>
          </w:p>
        </w:tc>
        <w:tc>
          <w:tcPr>
            <w:tcW w:w="1193" w:type="dxa"/>
          </w:tcPr>
          <w:p w14:paraId="67C0C815" w14:textId="77777777" w:rsidR="00E67D62" w:rsidRPr="00B07440" w:rsidRDefault="00E67D62" w:rsidP="005071E5">
            <w:pPr>
              <w:jc w:val="center"/>
              <w:rPr>
                <w:ins w:id="225" w:author="Anthony Cossio" w:date="2025-04-02T09:29:00Z"/>
                <w:sz w:val="24"/>
                <w:szCs w:val="24"/>
              </w:rPr>
            </w:pPr>
            <w:ins w:id="226" w:author="Anthony Cossio" w:date="2025-04-02T09:29:00Z">
              <w:r>
                <w:rPr>
                  <w:sz w:val="24"/>
                  <w:szCs w:val="24"/>
                </w:rPr>
                <w:t>130.77</w:t>
              </w:r>
            </w:ins>
          </w:p>
        </w:tc>
        <w:tc>
          <w:tcPr>
            <w:tcW w:w="1193" w:type="dxa"/>
          </w:tcPr>
          <w:p w14:paraId="69C8CECE" w14:textId="77777777" w:rsidR="00E67D62" w:rsidRPr="00B07440" w:rsidRDefault="00E67D62" w:rsidP="005071E5">
            <w:pPr>
              <w:jc w:val="center"/>
              <w:rPr>
                <w:ins w:id="227" w:author="Anthony Cossio" w:date="2025-04-02T09:29:00Z"/>
                <w:sz w:val="24"/>
                <w:szCs w:val="24"/>
              </w:rPr>
            </w:pPr>
            <w:ins w:id="228" w:author="Anthony Cossio" w:date="2025-04-02T09:29:00Z">
              <w:r w:rsidRPr="004F3934">
                <w:rPr>
                  <w:sz w:val="24"/>
                  <w:szCs w:val="24"/>
                </w:rPr>
                <w:t>3.7655e+05</w:t>
              </w:r>
            </w:ins>
          </w:p>
        </w:tc>
        <w:tc>
          <w:tcPr>
            <w:tcW w:w="990" w:type="dxa"/>
          </w:tcPr>
          <w:p w14:paraId="57B2945E" w14:textId="77777777" w:rsidR="00E67D62" w:rsidRPr="00B07440" w:rsidRDefault="00E67D62" w:rsidP="005071E5">
            <w:pPr>
              <w:jc w:val="center"/>
              <w:rPr>
                <w:ins w:id="229" w:author="Anthony Cossio" w:date="2025-04-02T09:29:00Z"/>
                <w:sz w:val="24"/>
                <w:szCs w:val="24"/>
              </w:rPr>
            </w:pPr>
            <w:ins w:id="230" w:author="Anthony Cossio" w:date="2025-04-02T09:29:00Z">
              <w:r w:rsidRPr="00B07440">
                <w:rPr>
                  <w:sz w:val="24"/>
                  <w:szCs w:val="24"/>
                </w:rPr>
                <w:t>323</w:t>
              </w:r>
            </w:ins>
          </w:p>
        </w:tc>
      </w:tr>
    </w:tbl>
    <w:p w14:paraId="79D131C9" w14:textId="7D868616" w:rsidR="006E506B" w:rsidRDefault="006E506B">
      <w:pPr>
        <w:pStyle w:val="BodyText"/>
        <w:spacing w:before="181"/>
        <w:rPr>
          <w:ins w:id="231" w:author="Anthony Cossio" w:date="2025-04-02T09:28:00Z"/>
        </w:rPr>
      </w:pPr>
    </w:p>
    <w:p w14:paraId="2CD2E969" w14:textId="77777777" w:rsidR="00E67D62" w:rsidRDefault="00E67D62">
      <w:pPr>
        <w:pStyle w:val="BodyText"/>
        <w:spacing w:before="181"/>
      </w:pPr>
    </w:p>
    <w:p w14:paraId="696FE2A1" w14:textId="77777777" w:rsidR="006E506B" w:rsidRPr="00E67D62" w:rsidRDefault="00226618">
      <w:pPr>
        <w:pStyle w:val="BodyText"/>
        <w:ind w:left="100"/>
        <w:rPr>
          <w:strike/>
          <w:rPrChange w:id="232" w:author="Anthony Cossio" w:date="2025-04-02T09:29:00Z">
            <w:rPr/>
          </w:rPrChange>
        </w:rPr>
      </w:pPr>
      <w:r w:rsidRPr="00E67D62">
        <w:rPr>
          <w:strike/>
          <w:rPrChange w:id="233" w:author="Anthony Cossio" w:date="2025-04-02T09:29:00Z">
            <w:rPr/>
          </w:rPrChange>
        </w:rPr>
        <w:t>Table</w:t>
      </w:r>
      <w:r w:rsidRPr="00E67D62">
        <w:rPr>
          <w:strike/>
          <w:spacing w:val="-4"/>
          <w:rPrChange w:id="234" w:author="Anthony Cossio" w:date="2025-04-02T09:29:00Z">
            <w:rPr>
              <w:spacing w:val="-4"/>
            </w:rPr>
          </w:rPrChange>
        </w:rPr>
        <w:t xml:space="preserve"> </w:t>
      </w:r>
      <w:r w:rsidRPr="00E67D62">
        <w:rPr>
          <w:strike/>
          <w:rPrChange w:id="235" w:author="Anthony Cossio" w:date="2025-04-02T09:29:00Z">
            <w:rPr/>
          </w:rPrChange>
        </w:rPr>
        <w:t>4.</w:t>
      </w:r>
      <w:r w:rsidRPr="00E67D62">
        <w:rPr>
          <w:strike/>
          <w:spacing w:val="-3"/>
          <w:rPrChange w:id="236" w:author="Anthony Cossio" w:date="2025-04-02T09:29:00Z">
            <w:rPr>
              <w:spacing w:val="-3"/>
            </w:rPr>
          </w:rPrChange>
        </w:rPr>
        <w:t xml:space="preserve"> </w:t>
      </w:r>
      <w:r w:rsidRPr="00E67D62">
        <w:rPr>
          <w:strike/>
          <w:rPrChange w:id="237" w:author="Anthony Cossio" w:date="2025-04-02T09:29:00Z">
            <w:rPr/>
          </w:rPrChange>
        </w:rPr>
        <w:t>Antarctic</w:t>
      </w:r>
      <w:r w:rsidRPr="00E67D62">
        <w:rPr>
          <w:strike/>
          <w:spacing w:val="-2"/>
          <w:rPrChange w:id="238" w:author="Anthony Cossio" w:date="2025-04-02T09:29:00Z">
            <w:rPr>
              <w:spacing w:val="-2"/>
            </w:rPr>
          </w:rPrChange>
        </w:rPr>
        <w:t xml:space="preserve"> </w:t>
      </w:r>
      <w:r w:rsidRPr="00E67D62">
        <w:rPr>
          <w:strike/>
          <w:rPrChange w:id="239" w:author="Anthony Cossio" w:date="2025-04-02T09:29:00Z">
            <w:rPr/>
          </w:rPrChange>
        </w:rPr>
        <w:t>krill</w:t>
      </w:r>
      <w:r w:rsidRPr="00E67D62">
        <w:rPr>
          <w:strike/>
          <w:spacing w:val="-2"/>
          <w:rPrChange w:id="240" w:author="Anthony Cossio" w:date="2025-04-02T09:29:00Z">
            <w:rPr>
              <w:spacing w:val="-2"/>
            </w:rPr>
          </w:rPrChange>
        </w:rPr>
        <w:t xml:space="preserve"> </w:t>
      </w:r>
      <w:r w:rsidRPr="00E67D62">
        <w:rPr>
          <w:strike/>
          <w:rPrChange w:id="241" w:author="Anthony Cossio" w:date="2025-04-02T09:29:00Z">
            <w:rPr/>
          </w:rPrChange>
        </w:rPr>
        <w:t>density</w:t>
      </w:r>
      <w:r w:rsidRPr="00E67D62">
        <w:rPr>
          <w:strike/>
          <w:spacing w:val="-2"/>
          <w:rPrChange w:id="242" w:author="Anthony Cossio" w:date="2025-04-02T09:29:00Z">
            <w:rPr>
              <w:spacing w:val="-2"/>
            </w:rPr>
          </w:rPrChange>
        </w:rPr>
        <w:t xml:space="preserve"> </w:t>
      </w:r>
      <w:r w:rsidRPr="00E67D62">
        <w:rPr>
          <w:strike/>
          <w:rPrChange w:id="243" w:author="Anthony Cossio" w:date="2025-04-02T09:29:00Z">
            <w:rPr/>
          </w:rPrChange>
        </w:rPr>
        <w:t>estimates</w:t>
      </w:r>
      <w:r w:rsidRPr="00E67D62">
        <w:rPr>
          <w:strike/>
          <w:spacing w:val="-2"/>
          <w:rPrChange w:id="244" w:author="Anthony Cossio" w:date="2025-04-02T09:29:00Z">
            <w:rPr>
              <w:spacing w:val="-2"/>
            </w:rPr>
          </w:rPrChange>
        </w:rPr>
        <w:t xml:space="preserve"> </w:t>
      </w:r>
      <w:r w:rsidRPr="00E67D62">
        <w:rPr>
          <w:strike/>
          <w:rPrChange w:id="245" w:author="Anthony Cossio" w:date="2025-04-02T09:29:00Z">
            <w:rPr/>
          </w:rPrChange>
        </w:rPr>
        <w:t>and</w:t>
      </w:r>
      <w:r w:rsidRPr="00E67D62">
        <w:rPr>
          <w:strike/>
          <w:spacing w:val="-2"/>
          <w:rPrChange w:id="246" w:author="Anthony Cossio" w:date="2025-04-02T09:29:00Z">
            <w:rPr>
              <w:spacing w:val="-2"/>
            </w:rPr>
          </w:rPrChange>
        </w:rPr>
        <w:t xml:space="preserve"> </w:t>
      </w:r>
      <w:r w:rsidRPr="00E67D62">
        <w:rPr>
          <w:strike/>
          <w:rPrChange w:id="247" w:author="Anthony Cossio" w:date="2025-04-02T09:29:00Z">
            <w:rPr/>
          </w:rPrChange>
        </w:rPr>
        <w:t>standard</w:t>
      </w:r>
      <w:r w:rsidRPr="00E67D62">
        <w:rPr>
          <w:strike/>
          <w:spacing w:val="-2"/>
          <w:rPrChange w:id="248" w:author="Anthony Cossio" w:date="2025-04-02T09:29:00Z">
            <w:rPr>
              <w:spacing w:val="-2"/>
            </w:rPr>
          </w:rPrChange>
        </w:rPr>
        <w:t xml:space="preserve"> </w:t>
      </w:r>
      <w:r w:rsidRPr="00E67D62">
        <w:rPr>
          <w:strike/>
          <w:rPrChange w:id="249" w:author="Anthony Cossio" w:date="2025-04-02T09:29:00Z">
            <w:rPr/>
          </w:rPrChange>
        </w:rPr>
        <w:t>deviation</w:t>
      </w:r>
      <w:r w:rsidRPr="00E67D62">
        <w:rPr>
          <w:strike/>
          <w:spacing w:val="-3"/>
          <w:rPrChange w:id="250" w:author="Anthony Cossio" w:date="2025-04-02T09:29:00Z">
            <w:rPr>
              <w:spacing w:val="-3"/>
            </w:rPr>
          </w:rPrChange>
        </w:rPr>
        <w:t xml:space="preserve"> </w:t>
      </w:r>
      <w:r w:rsidRPr="00E67D62">
        <w:rPr>
          <w:strike/>
          <w:rPrChange w:id="251" w:author="Anthony Cossio" w:date="2025-04-02T09:29:00Z">
            <w:rPr/>
          </w:rPrChange>
        </w:rPr>
        <w:t>of</w:t>
      </w:r>
      <w:r w:rsidRPr="00E67D62">
        <w:rPr>
          <w:strike/>
          <w:spacing w:val="-2"/>
          <w:rPrChange w:id="252" w:author="Anthony Cossio" w:date="2025-04-02T09:29:00Z">
            <w:rPr>
              <w:spacing w:val="-2"/>
            </w:rPr>
          </w:rPrChange>
        </w:rPr>
        <w:t xml:space="preserve"> </w:t>
      </w:r>
      <w:r w:rsidRPr="00E67D62">
        <w:rPr>
          <w:strike/>
          <w:rPrChange w:id="253" w:author="Anthony Cossio" w:date="2025-04-02T09:29:00Z">
            <w:rPr/>
          </w:rPrChange>
        </w:rPr>
        <w:t>school</w:t>
      </w:r>
      <w:r w:rsidRPr="00E67D62">
        <w:rPr>
          <w:strike/>
          <w:spacing w:val="-2"/>
          <w:rPrChange w:id="254" w:author="Anthony Cossio" w:date="2025-04-02T09:29:00Z">
            <w:rPr>
              <w:spacing w:val="-2"/>
            </w:rPr>
          </w:rPrChange>
        </w:rPr>
        <w:t xml:space="preserve"> analysis.</w:t>
      </w:r>
    </w:p>
    <w:p w14:paraId="04562903" w14:textId="77777777" w:rsidR="006E506B" w:rsidRPr="00E67D62" w:rsidRDefault="006E506B">
      <w:pPr>
        <w:pStyle w:val="BodyText"/>
        <w:spacing w:before="2"/>
        <w:rPr>
          <w:strike/>
          <w:sz w:val="16"/>
          <w:rPrChange w:id="255" w:author="Anthony Cossio" w:date="2025-04-02T09:29:00Z">
            <w:rPr>
              <w:sz w:val="16"/>
            </w:rPr>
          </w:rPrChange>
        </w:rPr>
      </w:pPr>
    </w:p>
    <w:tbl>
      <w:tblPr>
        <w:tblW w:w="0" w:type="auto"/>
        <w:tblInd w:w="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1164"/>
        <w:gridCol w:w="1166"/>
        <w:gridCol w:w="1164"/>
        <w:gridCol w:w="1167"/>
        <w:gridCol w:w="1164"/>
        <w:gridCol w:w="1167"/>
      </w:tblGrid>
      <w:tr w:rsidR="006E506B" w:rsidRPr="00E67D62" w14:paraId="306D4B7F" w14:textId="77777777">
        <w:trPr>
          <w:trHeight w:val="810"/>
        </w:trPr>
        <w:tc>
          <w:tcPr>
            <w:tcW w:w="1195" w:type="dxa"/>
          </w:tcPr>
          <w:p w14:paraId="7870087E" w14:textId="77777777" w:rsidR="006E506B" w:rsidRPr="00E67D62" w:rsidRDefault="00226618">
            <w:pPr>
              <w:pStyle w:val="TableParagraph"/>
              <w:spacing w:before="1" w:line="240" w:lineRule="auto"/>
              <w:jc w:val="left"/>
              <w:rPr>
                <w:strike/>
                <w:sz w:val="24"/>
                <w:rPrChange w:id="256" w:author="Anthony Cossio" w:date="2025-04-02T09:29:00Z">
                  <w:rPr>
                    <w:sz w:val="24"/>
                  </w:rPr>
                </w:rPrChange>
              </w:rPr>
            </w:pPr>
            <w:r w:rsidRPr="00E67D62">
              <w:rPr>
                <w:strike/>
                <w:spacing w:val="-2"/>
                <w:sz w:val="24"/>
                <w:rPrChange w:id="257" w:author="Anthony Cossio" w:date="2025-04-02T09:29:00Z">
                  <w:rPr>
                    <w:spacing w:val="-2"/>
                    <w:sz w:val="24"/>
                  </w:rPr>
                </w:rPrChange>
              </w:rPr>
              <w:t>Glider</w:t>
            </w:r>
          </w:p>
        </w:tc>
        <w:tc>
          <w:tcPr>
            <w:tcW w:w="1164" w:type="dxa"/>
          </w:tcPr>
          <w:p w14:paraId="7D02B0A6" w14:textId="77777777" w:rsidR="006E506B" w:rsidRPr="00E67D62" w:rsidRDefault="00226618">
            <w:pPr>
              <w:pStyle w:val="TableParagraph"/>
              <w:spacing w:before="1" w:line="240" w:lineRule="auto"/>
              <w:ind w:left="254" w:right="227" w:hanging="15"/>
              <w:jc w:val="left"/>
              <w:rPr>
                <w:strike/>
                <w:sz w:val="24"/>
                <w:rPrChange w:id="258" w:author="Anthony Cossio" w:date="2025-04-02T09:29:00Z">
                  <w:rPr>
                    <w:sz w:val="24"/>
                  </w:rPr>
                </w:rPrChange>
              </w:rPr>
            </w:pPr>
            <w:r w:rsidRPr="00E67D62">
              <w:rPr>
                <w:strike/>
                <w:sz w:val="24"/>
                <w:rPrChange w:id="259" w:author="Anthony Cossio" w:date="2025-04-02T09:29:00Z">
                  <w:rPr>
                    <w:sz w:val="24"/>
                  </w:rPr>
                </w:rPrChange>
              </w:rPr>
              <w:t>70</w:t>
            </w:r>
            <w:r w:rsidRPr="00E67D62">
              <w:rPr>
                <w:strike/>
                <w:spacing w:val="-15"/>
                <w:sz w:val="24"/>
                <w:rPrChange w:id="260" w:author="Anthony Cossio" w:date="2025-04-02T09:29:00Z">
                  <w:rPr>
                    <w:spacing w:val="-15"/>
                    <w:sz w:val="24"/>
                  </w:rPr>
                </w:rPrChange>
              </w:rPr>
              <w:t xml:space="preserve"> </w:t>
            </w:r>
            <w:r w:rsidRPr="00E67D62">
              <w:rPr>
                <w:strike/>
                <w:sz w:val="24"/>
                <w:rPrChange w:id="261" w:author="Anthony Cossio" w:date="2025-04-02T09:29:00Z">
                  <w:rPr>
                    <w:sz w:val="24"/>
                  </w:rPr>
                </w:rPrChange>
              </w:rPr>
              <w:t xml:space="preserve">kHz </w:t>
            </w:r>
            <w:r w:rsidRPr="00E67D62">
              <w:rPr>
                <w:strike/>
                <w:spacing w:val="-2"/>
                <w:sz w:val="24"/>
                <w:rPrChange w:id="262" w:author="Anthony Cossio" w:date="2025-04-02T09:29:00Z">
                  <w:rPr>
                    <w:spacing w:val="-2"/>
                    <w:sz w:val="24"/>
                  </w:rPr>
                </w:rPrChange>
              </w:rPr>
              <w:t>density</w:t>
            </w:r>
          </w:p>
          <w:p w14:paraId="6B3FB947" w14:textId="77777777" w:rsidR="006E506B" w:rsidRPr="00E67D62" w:rsidRDefault="00226618">
            <w:pPr>
              <w:pStyle w:val="TableParagraph"/>
              <w:spacing w:line="249" w:lineRule="exact"/>
              <w:ind w:left="249"/>
              <w:jc w:val="left"/>
              <w:rPr>
                <w:strike/>
                <w:sz w:val="24"/>
                <w:rPrChange w:id="263" w:author="Anthony Cossio" w:date="2025-04-02T09:29:00Z">
                  <w:rPr>
                    <w:sz w:val="24"/>
                  </w:rPr>
                </w:rPrChange>
              </w:rPr>
            </w:pPr>
            <w:r w:rsidRPr="00E67D62">
              <w:rPr>
                <w:strike/>
                <w:spacing w:val="-2"/>
                <w:sz w:val="24"/>
                <w:rPrChange w:id="264" w:author="Anthony Cossio" w:date="2025-04-02T09:29:00Z">
                  <w:rPr>
                    <w:spacing w:val="-2"/>
                    <w:sz w:val="24"/>
                  </w:rPr>
                </w:rPrChange>
              </w:rPr>
              <w:t>(g/m2)</w:t>
            </w:r>
          </w:p>
        </w:tc>
        <w:tc>
          <w:tcPr>
            <w:tcW w:w="1166" w:type="dxa"/>
          </w:tcPr>
          <w:p w14:paraId="06B3C511" w14:textId="77777777" w:rsidR="006E506B" w:rsidRPr="00E67D62" w:rsidRDefault="00226618">
            <w:pPr>
              <w:pStyle w:val="TableParagraph"/>
              <w:spacing w:before="1" w:line="240" w:lineRule="auto"/>
              <w:ind w:left="358" w:right="228" w:hanging="118"/>
              <w:jc w:val="left"/>
              <w:rPr>
                <w:strike/>
                <w:sz w:val="24"/>
                <w:rPrChange w:id="265" w:author="Anthony Cossio" w:date="2025-04-02T09:29:00Z">
                  <w:rPr>
                    <w:sz w:val="24"/>
                  </w:rPr>
                </w:rPrChange>
              </w:rPr>
            </w:pPr>
            <w:r w:rsidRPr="00E67D62">
              <w:rPr>
                <w:strike/>
                <w:sz w:val="24"/>
                <w:rPrChange w:id="266" w:author="Anthony Cossio" w:date="2025-04-02T09:29:00Z">
                  <w:rPr>
                    <w:sz w:val="24"/>
                  </w:rPr>
                </w:rPrChange>
              </w:rPr>
              <w:t>70</w:t>
            </w:r>
            <w:r w:rsidRPr="00E67D62">
              <w:rPr>
                <w:strike/>
                <w:spacing w:val="-15"/>
                <w:sz w:val="24"/>
                <w:rPrChange w:id="267" w:author="Anthony Cossio" w:date="2025-04-02T09:29:00Z">
                  <w:rPr>
                    <w:spacing w:val="-15"/>
                    <w:sz w:val="24"/>
                  </w:rPr>
                </w:rPrChange>
              </w:rPr>
              <w:t xml:space="preserve"> </w:t>
            </w:r>
            <w:r w:rsidRPr="00E67D62">
              <w:rPr>
                <w:strike/>
                <w:sz w:val="24"/>
                <w:rPrChange w:id="268" w:author="Anthony Cossio" w:date="2025-04-02T09:29:00Z">
                  <w:rPr>
                    <w:sz w:val="24"/>
                  </w:rPr>
                </w:rPrChange>
              </w:rPr>
              <w:t xml:space="preserve">kHz </w:t>
            </w:r>
            <w:r w:rsidRPr="00E67D62">
              <w:rPr>
                <w:strike/>
                <w:spacing w:val="-4"/>
                <w:sz w:val="24"/>
                <w:rPrChange w:id="269" w:author="Anthony Cossio" w:date="2025-04-02T09:29:00Z">
                  <w:rPr>
                    <w:spacing w:val="-4"/>
                    <w:sz w:val="24"/>
                  </w:rPr>
                </w:rPrChange>
              </w:rPr>
              <w:t>STD</w:t>
            </w:r>
          </w:p>
        </w:tc>
        <w:tc>
          <w:tcPr>
            <w:tcW w:w="1164" w:type="dxa"/>
          </w:tcPr>
          <w:p w14:paraId="399BE2C9" w14:textId="77777777" w:rsidR="006E506B" w:rsidRPr="00E67D62" w:rsidRDefault="00226618">
            <w:pPr>
              <w:pStyle w:val="TableParagraph"/>
              <w:spacing w:before="1" w:line="240" w:lineRule="auto"/>
              <w:ind w:left="276" w:right="226" w:hanging="36"/>
              <w:jc w:val="left"/>
              <w:rPr>
                <w:strike/>
                <w:sz w:val="24"/>
                <w:rPrChange w:id="270" w:author="Anthony Cossio" w:date="2025-04-02T09:29:00Z">
                  <w:rPr>
                    <w:sz w:val="24"/>
                  </w:rPr>
                </w:rPrChange>
              </w:rPr>
            </w:pPr>
            <w:r w:rsidRPr="00E67D62">
              <w:rPr>
                <w:strike/>
                <w:sz w:val="24"/>
                <w:rPrChange w:id="271" w:author="Anthony Cossio" w:date="2025-04-02T09:29:00Z">
                  <w:rPr>
                    <w:sz w:val="24"/>
                  </w:rPr>
                </w:rPrChange>
              </w:rPr>
              <w:t>70</w:t>
            </w:r>
            <w:r w:rsidRPr="00E67D62">
              <w:rPr>
                <w:strike/>
                <w:spacing w:val="-15"/>
                <w:sz w:val="24"/>
                <w:rPrChange w:id="272" w:author="Anthony Cossio" w:date="2025-04-02T09:29:00Z">
                  <w:rPr>
                    <w:spacing w:val="-15"/>
                    <w:sz w:val="24"/>
                  </w:rPr>
                </w:rPrChange>
              </w:rPr>
              <w:t xml:space="preserve"> </w:t>
            </w:r>
            <w:r w:rsidRPr="00E67D62">
              <w:rPr>
                <w:strike/>
                <w:sz w:val="24"/>
                <w:rPrChange w:id="273" w:author="Anthony Cossio" w:date="2025-04-02T09:29:00Z">
                  <w:rPr>
                    <w:sz w:val="24"/>
                  </w:rPr>
                </w:rPrChange>
              </w:rPr>
              <w:t xml:space="preserve">kHz </w:t>
            </w:r>
            <w:r w:rsidRPr="00E67D62">
              <w:rPr>
                <w:strike/>
                <w:spacing w:val="-2"/>
                <w:sz w:val="24"/>
                <w:rPrChange w:id="274" w:author="Anthony Cossio" w:date="2025-04-02T09:29:00Z">
                  <w:rPr>
                    <w:spacing w:val="-2"/>
                    <w:sz w:val="24"/>
                  </w:rPr>
                </w:rPrChange>
              </w:rPr>
              <w:t>school</w:t>
            </w:r>
          </w:p>
          <w:p w14:paraId="2C58090B" w14:textId="77777777" w:rsidR="006E506B" w:rsidRPr="00E67D62" w:rsidRDefault="00226618">
            <w:pPr>
              <w:pStyle w:val="TableParagraph"/>
              <w:spacing w:line="249" w:lineRule="exact"/>
              <w:ind w:left="315"/>
              <w:jc w:val="left"/>
              <w:rPr>
                <w:strike/>
                <w:sz w:val="24"/>
                <w:rPrChange w:id="275" w:author="Anthony Cossio" w:date="2025-04-02T09:29:00Z">
                  <w:rPr>
                    <w:sz w:val="24"/>
                  </w:rPr>
                </w:rPrChange>
              </w:rPr>
            </w:pPr>
            <w:r w:rsidRPr="00E67D62">
              <w:rPr>
                <w:strike/>
                <w:spacing w:val="-2"/>
                <w:sz w:val="24"/>
                <w:rPrChange w:id="276" w:author="Anthony Cossio" w:date="2025-04-02T09:29:00Z">
                  <w:rPr>
                    <w:spacing w:val="-2"/>
                    <w:sz w:val="24"/>
                  </w:rPr>
                </w:rPrChange>
              </w:rPr>
              <w:t>count</w:t>
            </w:r>
          </w:p>
        </w:tc>
        <w:tc>
          <w:tcPr>
            <w:tcW w:w="1167" w:type="dxa"/>
          </w:tcPr>
          <w:p w14:paraId="485FC489" w14:textId="77777777" w:rsidR="006E506B" w:rsidRPr="00E67D62" w:rsidRDefault="00226618">
            <w:pPr>
              <w:pStyle w:val="TableParagraph"/>
              <w:spacing w:before="1" w:line="240" w:lineRule="auto"/>
              <w:ind w:left="255" w:hanging="70"/>
              <w:jc w:val="left"/>
              <w:rPr>
                <w:strike/>
                <w:sz w:val="24"/>
                <w:rPrChange w:id="277" w:author="Anthony Cossio" w:date="2025-04-02T09:29:00Z">
                  <w:rPr>
                    <w:sz w:val="24"/>
                  </w:rPr>
                </w:rPrChange>
              </w:rPr>
            </w:pPr>
            <w:r w:rsidRPr="00E67D62">
              <w:rPr>
                <w:strike/>
                <w:sz w:val="24"/>
                <w:rPrChange w:id="278" w:author="Anthony Cossio" w:date="2025-04-02T09:29:00Z">
                  <w:rPr>
                    <w:sz w:val="24"/>
                  </w:rPr>
                </w:rPrChange>
              </w:rPr>
              <w:t>120</w:t>
            </w:r>
            <w:r w:rsidRPr="00E67D62">
              <w:rPr>
                <w:strike/>
                <w:spacing w:val="-15"/>
                <w:sz w:val="24"/>
                <w:rPrChange w:id="279" w:author="Anthony Cossio" w:date="2025-04-02T09:29:00Z">
                  <w:rPr>
                    <w:spacing w:val="-15"/>
                    <w:sz w:val="24"/>
                  </w:rPr>
                </w:rPrChange>
              </w:rPr>
              <w:t xml:space="preserve"> </w:t>
            </w:r>
            <w:r w:rsidRPr="00E67D62">
              <w:rPr>
                <w:strike/>
                <w:sz w:val="24"/>
                <w:rPrChange w:id="280" w:author="Anthony Cossio" w:date="2025-04-02T09:29:00Z">
                  <w:rPr>
                    <w:sz w:val="24"/>
                  </w:rPr>
                </w:rPrChange>
              </w:rPr>
              <w:t xml:space="preserve">kHz </w:t>
            </w:r>
            <w:r w:rsidRPr="00E67D62">
              <w:rPr>
                <w:strike/>
                <w:spacing w:val="-2"/>
                <w:sz w:val="24"/>
                <w:rPrChange w:id="281" w:author="Anthony Cossio" w:date="2025-04-02T09:29:00Z">
                  <w:rPr>
                    <w:spacing w:val="-2"/>
                    <w:sz w:val="24"/>
                  </w:rPr>
                </w:rPrChange>
              </w:rPr>
              <w:t>density</w:t>
            </w:r>
          </w:p>
          <w:p w14:paraId="1D0397EF" w14:textId="77777777" w:rsidR="006E506B" w:rsidRPr="00E67D62" w:rsidRDefault="00226618">
            <w:pPr>
              <w:pStyle w:val="TableParagraph"/>
              <w:spacing w:line="249" w:lineRule="exact"/>
              <w:ind w:left="251"/>
              <w:jc w:val="left"/>
              <w:rPr>
                <w:strike/>
                <w:sz w:val="24"/>
                <w:rPrChange w:id="282" w:author="Anthony Cossio" w:date="2025-04-02T09:29:00Z">
                  <w:rPr>
                    <w:sz w:val="24"/>
                  </w:rPr>
                </w:rPrChange>
              </w:rPr>
            </w:pPr>
            <w:r w:rsidRPr="00E67D62">
              <w:rPr>
                <w:strike/>
                <w:spacing w:val="-2"/>
                <w:sz w:val="24"/>
                <w:rPrChange w:id="283" w:author="Anthony Cossio" w:date="2025-04-02T09:29:00Z">
                  <w:rPr>
                    <w:spacing w:val="-2"/>
                    <w:sz w:val="24"/>
                  </w:rPr>
                </w:rPrChange>
              </w:rPr>
              <w:t>(g/m2)</w:t>
            </w:r>
          </w:p>
        </w:tc>
        <w:tc>
          <w:tcPr>
            <w:tcW w:w="1164" w:type="dxa"/>
          </w:tcPr>
          <w:p w14:paraId="2DE86F56" w14:textId="77777777" w:rsidR="006E506B" w:rsidRPr="00E67D62" w:rsidRDefault="00226618">
            <w:pPr>
              <w:pStyle w:val="TableParagraph"/>
              <w:spacing w:before="1" w:line="240" w:lineRule="auto"/>
              <w:ind w:left="355" w:hanging="176"/>
              <w:jc w:val="left"/>
              <w:rPr>
                <w:strike/>
                <w:sz w:val="24"/>
                <w:rPrChange w:id="284" w:author="Anthony Cossio" w:date="2025-04-02T09:29:00Z">
                  <w:rPr>
                    <w:sz w:val="24"/>
                  </w:rPr>
                </w:rPrChange>
              </w:rPr>
            </w:pPr>
            <w:r w:rsidRPr="00E67D62">
              <w:rPr>
                <w:strike/>
                <w:sz w:val="24"/>
                <w:rPrChange w:id="285" w:author="Anthony Cossio" w:date="2025-04-02T09:29:00Z">
                  <w:rPr>
                    <w:sz w:val="24"/>
                  </w:rPr>
                </w:rPrChange>
              </w:rPr>
              <w:t>120</w:t>
            </w:r>
            <w:r w:rsidRPr="00E67D62">
              <w:rPr>
                <w:strike/>
                <w:spacing w:val="-15"/>
                <w:sz w:val="24"/>
                <w:rPrChange w:id="286" w:author="Anthony Cossio" w:date="2025-04-02T09:29:00Z">
                  <w:rPr>
                    <w:spacing w:val="-15"/>
                    <w:sz w:val="24"/>
                  </w:rPr>
                </w:rPrChange>
              </w:rPr>
              <w:t xml:space="preserve"> </w:t>
            </w:r>
            <w:r w:rsidRPr="00E67D62">
              <w:rPr>
                <w:strike/>
                <w:sz w:val="24"/>
                <w:rPrChange w:id="287" w:author="Anthony Cossio" w:date="2025-04-02T09:29:00Z">
                  <w:rPr>
                    <w:sz w:val="24"/>
                  </w:rPr>
                </w:rPrChange>
              </w:rPr>
              <w:t xml:space="preserve">kHz </w:t>
            </w:r>
            <w:r w:rsidRPr="00E67D62">
              <w:rPr>
                <w:strike/>
                <w:spacing w:val="-4"/>
                <w:sz w:val="24"/>
                <w:rPrChange w:id="288" w:author="Anthony Cossio" w:date="2025-04-02T09:29:00Z">
                  <w:rPr>
                    <w:spacing w:val="-4"/>
                    <w:sz w:val="24"/>
                  </w:rPr>
                </w:rPrChange>
              </w:rPr>
              <w:t>STD</w:t>
            </w:r>
          </w:p>
        </w:tc>
        <w:tc>
          <w:tcPr>
            <w:tcW w:w="1167" w:type="dxa"/>
          </w:tcPr>
          <w:p w14:paraId="490402F8" w14:textId="77777777" w:rsidR="006E506B" w:rsidRPr="00E67D62" w:rsidRDefault="00226618">
            <w:pPr>
              <w:pStyle w:val="TableParagraph"/>
              <w:spacing w:before="1" w:line="240" w:lineRule="auto"/>
              <w:ind w:left="276" w:right="173" w:hanging="92"/>
              <w:jc w:val="left"/>
              <w:rPr>
                <w:strike/>
                <w:sz w:val="24"/>
                <w:rPrChange w:id="289" w:author="Anthony Cossio" w:date="2025-04-02T09:29:00Z">
                  <w:rPr>
                    <w:sz w:val="24"/>
                  </w:rPr>
                </w:rPrChange>
              </w:rPr>
            </w:pPr>
            <w:r w:rsidRPr="00E67D62">
              <w:rPr>
                <w:strike/>
                <w:sz w:val="24"/>
                <w:rPrChange w:id="290" w:author="Anthony Cossio" w:date="2025-04-02T09:29:00Z">
                  <w:rPr>
                    <w:sz w:val="24"/>
                  </w:rPr>
                </w:rPrChange>
              </w:rPr>
              <w:t>120</w:t>
            </w:r>
            <w:r w:rsidRPr="00E67D62">
              <w:rPr>
                <w:strike/>
                <w:spacing w:val="-15"/>
                <w:sz w:val="24"/>
                <w:rPrChange w:id="291" w:author="Anthony Cossio" w:date="2025-04-02T09:29:00Z">
                  <w:rPr>
                    <w:spacing w:val="-15"/>
                    <w:sz w:val="24"/>
                  </w:rPr>
                </w:rPrChange>
              </w:rPr>
              <w:t xml:space="preserve"> </w:t>
            </w:r>
            <w:r w:rsidRPr="00E67D62">
              <w:rPr>
                <w:strike/>
                <w:sz w:val="24"/>
                <w:rPrChange w:id="292" w:author="Anthony Cossio" w:date="2025-04-02T09:29:00Z">
                  <w:rPr>
                    <w:sz w:val="24"/>
                  </w:rPr>
                </w:rPrChange>
              </w:rPr>
              <w:t xml:space="preserve">kHz </w:t>
            </w:r>
            <w:r w:rsidRPr="00E67D62">
              <w:rPr>
                <w:strike/>
                <w:spacing w:val="-2"/>
                <w:sz w:val="24"/>
                <w:rPrChange w:id="293" w:author="Anthony Cossio" w:date="2025-04-02T09:29:00Z">
                  <w:rPr>
                    <w:spacing w:val="-2"/>
                    <w:sz w:val="24"/>
                  </w:rPr>
                </w:rPrChange>
              </w:rPr>
              <w:t>school</w:t>
            </w:r>
          </w:p>
          <w:p w14:paraId="39F2BDEF" w14:textId="77777777" w:rsidR="006E506B" w:rsidRPr="00E67D62" w:rsidRDefault="00226618">
            <w:pPr>
              <w:pStyle w:val="TableParagraph"/>
              <w:spacing w:line="249" w:lineRule="exact"/>
              <w:ind w:left="315"/>
              <w:jc w:val="left"/>
              <w:rPr>
                <w:strike/>
                <w:sz w:val="24"/>
                <w:rPrChange w:id="294" w:author="Anthony Cossio" w:date="2025-04-02T09:29:00Z">
                  <w:rPr>
                    <w:sz w:val="24"/>
                  </w:rPr>
                </w:rPrChange>
              </w:rPr>
            </w:pPr>
            <w:r w:rsidRPr="00E67D62">
              <w:rPr>
                <w:strike/>
                <w:spacing w:val="-2"/>
                <w:sz w:val="24"/>
                <w:rPrChange w:id="295" w:author="Anthony Cossio" w:date="2025-04-02T09:29:00Z">
                  <w:rPr>
                    <w:spacing w:val="-2"/>
                    <w:sz w:val="24"/>
                  </w:rPr>
                </w:rPrChange>
              </w:rPr>
              <w:t>count</w:t>
            </w:r>
          </w:p>
        </w:tc>
      </w:tr>
      <w:tr w:rsidR="006E506B" w:rsidRPr="00E67D62" w14:paraId="6DEFFA5F" w14:textId="77777777">
        <w:trPr>
          <w:trHeight w:val="270"/>
        </w:trPr>
        <w:tc>
          <w:tcPr>
            <w:tcW w:w="1195" w:type="dxa"/>
          </w:tcPr>
          <w:p w14:paraId="6BF62086" w14:textId="77777777" w:rsidR="006E506B" w:rsidRPr="00E67D62" w:rsidRDefault="00226618">
            <w:pPr>
              <w:pStyle w:val="TableParagraph"/>
              <w:spacing w:line="251" w:lineRule="exact"/>
              <w:jc w:val="left"/>
              <w:rPr>
                <w:strike/>
                <w:sz w:val="24"/>
                <w:rPrChange w:id="296" w:author="Anthony Cossio" w:date="2025-04-02T09:29:00Z">
                  <w:rPr>
                    <w:sz w:val="24"/>
                  </w:rPr>
                </w:rPrChange>
              </w:rPr>
            </w:pPr>
            <w:r w:rsidRPr="00E67D62">
              <w:rPr>
                <w:strike/>
                <w:spacing w:val="-2"/>
                <w:sz w:val="24"/>
                <w:rPrChange w:id="297" w:author="Anthony Cossio" w:date="2025-04-02T09:29:00Z">
                  <w:rPr>
                    <w:spacing w:val="-2"/>
                    <w:sz w:val="24"/>
                  </w:rPr>
                </w:rPrChange>
              </w:rPr>
              <w:t>AMLR03</w:t>
            </w:r>
          </w:p>
        </w:tc>
        <w:tc>
          <w:tcPr>
            <w:tcW w:w="1164" w:type="dxa"/>
          </w:tcPr>
          <w:p w14:paraId="5C4AA944" w14:textId="77777777" w:rsidR="006E506B" w:rsidRPr="00E67D62" w:rsidRDefault="00226618">
            <w:pPr>
              <w:pStyle w:val="TableParagraph"/>
              <w:spacing w:line="251" w:lineRule="exact"/>
              <w:ind w:left="12"/>
              <w:rPr>
                <w:strike/>
                <w:sz w:val="24"/>
                <w:rPrChange w:id="298" w:author="Anthony Cossio" w:date="2025-04-02T09:29:00Z">
                  <w:rPr>
                    <w:sz w:val="24"/>
                  </w:rPr>
                </w:rPrChange>
              </w:rPr>
            </w:pPr>
            <w:r w:rsidRPr="00E67D62">
              <w:rPr>
                <w:strike/>
                <w:spacing w:val="-2"/>
                <w:sz w:val="24"/>
                <w:rPrChange w:id="299" w:author="Anthony Cossio" w:date="2025-04-02T09:29:00Z">
                  <w:rPr>
                    <w:spacing w:val="-2"/>
                    <w:sz w:val="24"/>
                  </w:rPr>
                </w:rPrChange>
              </w:rPr>
              <w:t>83.48</w:t>
            </w:r>
          </w:p>
        </w:tc>
        <w:tc>
          <w:tcPr>
            <w:tcW w:w="1166" w:type="dxa"/>
          </w:tcPr>
          <w:p w14:paraId="374C87D2" w14:textId="77777777" w:rsidR="006E506B" w:rsidRPr="00E67D62" w:rsidRDefault="00226618">
            <w:pPr>
              <w:pStyle w:val="TableParagraph"/>
              <w:spacing w:line="251" w:lineRule="exact"/>
              <w:ind w:left="11" w:right="2"/>
              <w:rPr>
                <w:strike/>
                <w:sz w:val="24"/>
                <w:rPrChange w:id="300" w:author="Anthony Cossio" w:date="2025-04-02T09:29:00Z">
                  <w:rPr>
                    <w:sz w:val="24"/>
                  </w:rPr>
                </w:rPrChange>
              </w:rPr>
            </w:pPr>
            <w:r w:rsidRPr="00E67D62">
              <w:rPr>
                <w:strike/>
                <w:spacing w:val="-2"/>
                <w:sz w:val="24"/>
                <w:rPrChange w:id="301" w:author="Anthony Cossio" w:date="2025-04-02T09:29:00Z">
                  <w:rPr>
                    <w:spacing w:val="-2"/>
                    <w:sz w:val="24"/>
                  </w:rPr>
                </w:rPrChange>
              </w:rPr>
              <w:t>194.01</w:t>
            </w:r>
          </w:p>
        </w:tc>
        <w:tc>
          <w:tcPr>
            <w:tcW w:w="1164" w:type="dxa"/>
          </w:tcPr>
          <w:p w14:paraId="0E034F45" w14:textId="77777777" w:rsidR="006E506B" w:rsidRPr="00E67D62" w:rsidRDefault="00226618">
            <w:pPr>
              <w:pStyle w:val="TableParagraph"/>
              <w:spacing w:line="251" w:lineRule="exact"/>
              <w:ind w:left="12" w:right="3"/>
              <w:rPr>
                <w:strike/>
                <w:sz w:val="24"/>
                <w:rPrChange w:id="302" w:author="Anthony Cossio" w:date="2025-04-02T09:29:00Z">
                  <w:rPr>
                    <w:sz w:val="24"/>
                  </w:rPr>
                </w:rPrChange>
              </w:rPr>
            </w:pPr>
            <w:r w:rsidRPr="00E67D62">
              <w:rPr>
                <w:strike/>
                <w:spacing w:val="-4"/>
                <w:sz w:val="24"/>
                <w:rPrChange w:id="303" w:author="Anthony Cossio" w:date="2025-04-02T09:29:00Z">
                  <w:rPr>
                    <w:spacing w:val="-4"/>
                    <w:sz w:val="24"/>
                  </w:rPr>
                </w:rPrChange>
              </w:rPr>
              <w:t>2059</w:t>
            </w:r>
          </w:p>
        </w:tc>
        <w:tc>
          <w:tcPr>
            <w:tcW w:w="1167" w:type="dxa"/>
          </w:tcPr>
          <w:p w14:paraId="3004C496" w14:textId="77777777" w:rsidR="006E506B" w:rsidRPr="00E67D62" w:rsidRDefault="00226618">
            <w:pPr>
              <w:pStyle w:val="TableParagraph"/>
              <w:spacing w:line="251" w:lineRule="exact"/>
              <w:ind w:left="12" w:right="3"/>
              <w:rPr>
                <w:strike/>
                <w:sz w:val="24"/>
                <w:rPrChange w:id="304" w:author="Anthony Cossio" w:date="2025-04-02T09:29:00Z">
                  <w:rPr>
                    <w:sz w:val="24"/>
                  </w:rPr>
                </w:rPrChange>
              </w:rPr>
            </w:pPr>
            <w:r w:rsidRPr="00E67D62">
              <w:rPr>
                <w:strike/>
                <w:spacing w:val="-2"/>
                <w:sz w:val="24"/>
                <w:rPrChange w:id="305" w:author="Anthony Cossio" w:date="2025-04-02T09:29:00Z">
                  <w:rPr>
                    <w:spacing w:val="-2"/>
                    <w:sz w:val="24"/>
                  </w:rPr>
                </w:rPrChange>
              </w:rPr>
              <w:t>137.53</w:t>
            </w:r>
          </w:p>
        </w:tc>
        <w:tc>
          <w:tcPr>
            <w:tcW w:w="1164" w:type="dxa"/>
          </w:tcPr>
          <w:p w14:paraId="41F68303" w14:textId="77777777" w:rsidR="006E506B" w:rsidRPr="00E67D62" w:rsidRDefault="00226618">
            <w:pPr>
              <w:pStyle w:val="TableParagraph"/>
              <w:spacing w:line="251" w:lineRule="exact"/>
              <w:ind w:left="12" w:right="6"/>
              <w:rPr>
                <w:strike/>
                <w:sz w:val="24"/>
                <w:rPrChange w:id="306" w:author="Anthony Cossio" w:date="2025-04-02T09:29:00Z">
                  <w:rPr>
                    <w:sz w:val="24"/>
                  </w:rPr>
                </w:rPrChange>
              </w:rPr>
            </w:pPr>
            <w:r w:rsidRPr="00E67D62">
              <w:rPr>
                <w:strike/>
                <w:spacing w:val="-2"/>
                <w:sz w:val="24"/>
                <w:rPrChange w:id="307" w:author="Anthony Cossio" w:date="2025-04-02T09:29:00Z">
                  <w:rPr>
                    <w:spacing w:val="-2"/>
                    <w:sz w:val="24"/>
                  </w:rPr>
                </w:rPrChange>
              </w:rPr>
              <w:t>319.95</w:t>
            </w:r>
          </w:p>
        </w:tc>
        <w:tc>
          <w:tcPr>
            <w:tcW w:w="1167" w:type="dxa"/>
          </w:tcPr>
          <w:p w14:paraId="290CDFBC" w14:textId="77777777" w:rsidR="006E506B" w:rsidRPr="00E67D62" w:rsidRDefault="00226618">
            <w:pPr>
              <w:pStyle w:val="TableParagraph"/>
              <w:spacing w:line="251" w:lineRule="exact"/>
              <w:ind w:left="12" w:right="6"/>
              <w:rPr>
                <w:strike/>
                <w:sz w:val="24"/>
                <w:rPrChange w:id="308" w:author="Anthony Cossio" w:date="2025-04-02T09:29:00Z">
                  <w:rPr>
                    <w:sz w:val="24"/>
                  </w:rPr>
                </w:rPrChange>
              </w:rPr>
            </w:pPr>
            <w:r w:rsidRPr="00E67D62">
              <w:rPr>
                <w:strike/>
                <w:spacing w:val="-4"/>
                <w:sz w:val="24"/>
                <w:rPrChange w:id="309" w:author="Anthony Cossio" w:date="2025-04-02T09:29:00Z">
                  <w:rPr>
                    <w:spacing w:val="-4"/>
                    <w:sz w:val="24"/>
                  </w:rPr>
                </w:rPrChange>
              </w:rPr>
              <w:t>2271</w:t>
            </w:r>
          </w:p>
        </w:tc>
      </w:tr>
      <w:tr w:rsidR="006E506B" w:rsidRPr="00E67D62" w14:paraId="33FD23AB" w14:textId="77777777">
        <w:trPr>
          <w:trHeight w:val="268"/>
        </w:trPr>
        <w:tc>
          <w:tcPr>
            <w:tcW w:w="1195" w:type="dxa"/>
          </w:tcPr>
          <w:p w14:paraId="2A650EDE" w14:textId="77777777" w:rsidR="006E506B" w:rsidRPr="00E67D62" w:rsidRDefault="00226618">
            <w:pPr>
              <w:pStyle w:val="TableParagraph"/>
              <w:spacing w:line="248" w:lineRule="exact"/>
              <w:jc w:val="left"/>
              <w:rPr>
                <w:strike/>
                <w:sz w:val="24"/>
                <w:rPrChange w:id="310" w:author="Anthony Cossio" w:date="2025-04-02T09:29:00Z">
                  <w:rPr>
                    <w:sz w:val="24"/>
                  </w:rPr>
                </w:rPrChange>
              </w:rPr>
            </w:pPr>
            <w:r w:rsidRPr="00E67D62">
              <w:rPr>
                <w:strike/>
                <w:spacing w:val="-2"/>
                <w:sz w:val="24"/>
                <w:rPrChange w:id="311" w:author="Anthony Cossio" w:date="2025-04-02T09:29:00Z">
                  <w:rPr>
                    <w:spacing w:val="-2"/>
                    <w:sz w:val="24"/>
                  </w:rPr>
                </w:rPrChange>
              </w:rPr>
              <w:t>AMLR04</w:t>
            </w:r>
          </w:p>
        </w:tc>
        <w:tc>
          <w:tcPr>
            <w:tcW w:w="1164" w:type="dxa"/>
          </w:tcPr>
          <w:p w14:paraId="01F813F9" w14:textId="77777777" w:rsidR="006E506B" w:rsidRPr="00E67D62" w:rsidRDefault="00226618">
            <w:pPr>
              <w:pStyle w:val="TableParagraph"/>
              <w:spacing w:line="248" w:lineRule="exact"/>
              <w:ind w:left="12"/>
              <w:rPr>
                <w:strike/>
                <w:sz w:val="24"/>
                <w:rPrChange w:id="312" w:author="Anthony Cossio" w:date="2025-04-02T09:29:00Z">
                  <w:rPr>
                    <w:sz w:val="24"/>
                  </w:rPr>
                </w:rPrChange>
              </w:rPr>
            </w:pPr>
            <w:r w:rsidRPr="00E67D62">
              <w:rPr>
                <w:strike/>
                <w:spacing w:val="-2"/>
                <w:sz w:val="24"/>
                <w:rPrChange w:id="313" w:author="Anthony Cossio" w:date="2025-04-02T09:29:00Z">
                  <w:rPr>
                    <w:spacing w:val="-2"/>
                    <w:sz w:val="24"/>
                  </w:rPr>
                </w:rPrChange>
              </w:rPr>
              <w:t>67.62</w:t>
            </w:r>
          </w:p>
        </w:tc>
        <w:tc>
          <w:tcPr>
            <w:tcW w:w="1166" w:type="dxa"/>
          </w:tcPr>
          <w:p w14:paraId="2522E936" w14:textId="77777777" w:rsidR="006E506B" w:rsidRPr="00E67D62" w:rsidRDefault="00226618">
            <w:pPr>
              <w:pStyle w:val="TableParagraph"/>
              <w:spacing w:line="248" w:lineRule="exact"/>
              <w:ind w:left="11"/>
              <w:rPr>
                <w:strike/>
                <w:sz w:val="24"/>
                <w:rPrChange w:id="314" w:author="Anthony Cossio" w:date="2025-04-02T09:29:00Z">
                  <w:rPr>
                    <w:sz w:val="24"/>
                  </w:rPr>
                </w:rPrChange>
              </w:rPr>
            </w:pPr>
            <w:r w:rsidRPr="00E67D62">
              <w:rPr>
                <w:strike/>
                <w:spacing w:val="-2"/>
                <w:sz w:val="24"/>
                <w:rPrChange w:id="315" w:author="Anthony Cossio" w:date="2025-04-02T09:29:00Z">
                  <w:rPr>
                    <w:spacing w:val="-2"/>
                    <w:sz w:val="24"/>
                  </w:rPr>
                </w:rPrChange>
              </w:rPr>
              <w:t>181.9</w:t>
            </w:r>
          </w:p>
        </w:tc>
        <w:tc>
          <w:tcPr>
            <w:tcW w:w="1164" w:type="dxa"/>
          </w:tcPr>
          <w:p w14:paraId="47598779" w14:textId="77777777" w:rsidR="006E506B" w:rsidRPr="00E67D62" w:rsidRDefault="00226618">
            <w:pPr>
              <w:pStyle w:val="TableParagraph"/>
              <w:spacing w:line="248" w:lineRule="exact"/>
              <w:ind w:left="12" w:right="3"/>
              <w:rPr>
                <w:strike/>
                <w:sz w:val="24"/>
                <w:rPrChange w:id="316" w:author="Anthony Cossio" w:date="2025-04-02T09:29:00Z">
                  <w:rPr>
                    <w:sz w:val="24"/>
                  </w:rPr>
                </w:rPrChange>
              </w:rPr>
            </w:pPr>
            <w:r w:rsidRPr="00E67D62">
              <w:rPr>
                <w:strike/>
                <w:spacing w:val="-4"/>
                <w:sz w:val="24"/>
                <w:rPrChange w:id="317" w:author="Anthony Cossio" w:date="2025-04-02T09:29:00Z">
                  <w:rPr>
                    <w:spacing w:val="-4"/>
                    <w:sz w:val="24"/>
                  </w:rPr>
                </w:rPrChange>
              </w:rPr>
              <w:t>1420</w:t>
            </w:r>
          </w:p>
        </w:tc>
        <w:tc>
          <w:tcPr>
            <w:tcW w:w="1167" w:type="dxa"/>
          </w:tcPr>
          <w:p w14:paraId="50AF090B" w14:textId="77777777" w:rsidR="006E506B" w:rsidRPr="00E67D62" w:rsidRDefault="00226618">
            <w:pPr>
              <w:pStyle w:val="TableParagraph"/>
              <w:spacing w:line="248" w:lineRule="exact"/>
              <w:ind w:left="12"/>
              <w:rPr>
                <w:strike/>
                <w:sz w:val="24"/>
                <w:rPrChange w:id="318" w:author="Anthony Cossio" w:date="2025-04-02T09:29:00Z">
                  <w:rPr>
                    <w:sz w:val="24"/>
                  </w:rPr>
                </w:rPrChange>
              </w:rPr>
            </w:pPr>
            <w:r w:rsidRPr="00E67D62">
              <w:rPr>
                <w:strike/>
                <w:spacing w:val="-2"/>
                <w:sz w:val="24"/>
                <w:rPrChange w:id="319" w:author="Anthony Cossio" w:date="2025-04-02T09:29:00Z">
                  <w:rPr>
                    <w:spacing w:val="-2"/>
                    <w:sz w:val="24"/>
                  </w:rPr>
                </w:rPrChange>
              </w:rPr>
              <w:t>81.75</w:t>
            </w:r>
          </w:p>
        </w:tc>
        <w:tc>
          <w:tcPr>
            <w:tcW w:w="1164" w:type="dxa"/>
          </w:tcPr>
          <w:p w14:paraId="65FACDE6" w14:textId="77777777" w:rsidR="006E506B" w:rsidRPr="00E67D62" w:rsidRDefault="00226618">
            <w:pPr>
              <w:pStyle w:val="TableParagraph"/>
              <w:spacing w:line="248" w:lineRule="exact"/>
              <w:ind w:left="12" w:right="6"/>
              <w:rPr>
                <w:strike/>
                <w:sz w:val="24"/>
                <w:rPrChange w:id="320" w:author="Anthony Cossio" w:date="2025-04-02T09:29:00Z">
                  <w:rPr>
                    <w:sz w:val="24"/>
                  </w:rPr>
                </w:rPrChange>
              </w:rPr>
            </w:pPr>
            <w:r w:rsidRPr="00E67D62">
              <w:rPr>
                <w:strike/>
                <w:spacing w:val="-2"/>
                <w:sz w:val="24"/>
                <w:rPrChange w:id="321" w:author="Anthony Cossio" w:date="2025-04-02T09:29:00Z">
                  <w:rPr>
                    <w:spacing w:val="-2"/>
                    <w:sz w:val="24"/>
                  </w:rPr>
                </w:rPrChange>
              </w:rPr>
              <w:t>231.71</w:t>
            </w:r>
          </w:p>
        </w:tc>
        <w:tc>
          <w:tcPr>
            <w:tcW w:w="1167" w:type="dxa"/>
          </w:tcPr>
          <w:p w14:paraId="61B9E7C4" w14:textId="77777777" w:rsidR="006E506B" w:rsidRPr="00E67D62" w:rsidRDefault="00226618">
            <w:pPr>
              <w:pStyle w:val="TableParagraph"/>
              <w:spacing w:line="248" w:lineRule="exact"/>
              <w:ind w:left="12" w:right="4"/>
              <w:rPr>
                <w:strike/>
                <w:sz w:val="24"/>
                <w:rPrChange w:id="322" w:author="Anthony Cossio" w:date="2025-04-02T09:29:00Z">
                  <w:rPr>
                    <w:sz w:val="24"/>
                  </w:rPr>
                </w:rPrChange>
              </w:rPr>
            </w:pPr>
            <w:r w:rsidRPr="00E67D62">
              <w:rPr>
                <w:strike/>
                <w:spacing w:val="-5"/>
                <w:sz w:val="24"/>
                <w:rPrChange w:id="323" w:author="Anthony Cossio" w:date="2025-04-02T09:29:00Z">
                  <w:rPr>
                    <w:spacing w:val="-5"/>
                    <w:sz w:val="24"/>
                  </w:rPr>
                </w:rPrChange>
              </w:rPr>
              <w:t>936</w:t>
            </w:r>
          </w:p>
        </w:tc>
      </w:tr>
      <w:tr w:rsidR="006E506B" w:rsidRPr="00E67D62" w14:paraId="73498778" w14:textId="77777777">
        <w:trPr>
          <w:trHeight w:val="1082"/>
        </w:trPr>
        <w:tc>
          <w:tcPr>
            <w:tcW w:w="1195" w:type="dxa"/>
          </w:tcPr>
          <w:p w14:paraId="114E2C51" w14:textId="77777777" w:rsidR="006E506B" w:rsidRPr="00E67D62" w:rsidRDefault="00226618">
            <w:pPr>
              <w:pStyle w:val="TableParagraph"/>
              <w:spacing w:before="1"/>
              <w:jc w:val="left"/>
              <w:rPr>
                <w:strike/>
                <w:sz w:val="24"/>
                <w:rPrChange w:id="324" w:author="Anthony Cossio" w:date="2025-04-02T09:29:00Z">
                  <w:rPr>
                    <w:sz w:val="24"/>
                  </w:rPr>
                </w:rPrChange>
              </w:rPr>
            </w:pPr>
            <w:r w:rsidRPr="00E67D62">
              <w:rPr>
                <w:strike/>
                <w:spacing w:val="-2"/>
                <w:sz w:val="24"/>
                <w:rPrChange w:id="325" w:author="Anthony Cossio" w:date="2025-04-02T09:29:00Z">
                  <w:rPr>
                    <w:spacing w:val="-2"/>
                    <w:sz w:val="24"/>
                  </w:rPr>
                </w:rPrChange>
              </w:rPr>
              <w:t>AMLR04</w:t>
            </w:r>
          </w:p>
          <w:p w14:paraId="7F06E70E" w14:textId="77777777" w:rsidR="006E506B" w:rsidRPr="00E67D62" w:rsidRDefault="00226618">
            <w:pPr>
              <w:pStyle w:val="TableParagraph"/>
              <w:spacing w:line="240" w:lineRule="auto"/>
              <w:ind w:right="194"/>
              <w:jc w:val="left"/>
              <w:rPr>
                <w:strike/>
                <w:sz w:val="24"/>
                <w:rPrChange w:id="326" w:author="Anthony Cossio" w:date="2025-04-02T09:29:00Z">
                  <w:rPr>
                    <w:sz w:val="24"/>
                  </w:rPr>
                </w:rPrChange>
              </w:rPr>
            </w:pPr>
            <w:r w:rsidRPr="00E67D62">
              <w:rPr>
                <w:strike/>
                <w:spacing w:val="-4"/>
                <w:sz w:val="24"/>
                <w:rPrChange w:id="327" w:author="Anthony Cossio" w:date="2025-04-02T09:29:00Z">
                  <w:rPr>
                    <w:spacing w:val="-4"/>
                    <w:sz w:val="24"/>
                  </w:rPr>
                </w:rPrChange>
              </w:rPr>
              <w:t xml:space="preserve">with </w:t>
            </w:r>
            <w:r w:rsidRPr="00E67D62">
              <w:rPr>
                <w:strike/>
                <w:spacing w:val="-2"/>
                <w:sz w:val="24"/>
                <w:rPrChange w:id="328" w:author="Anthony Cossio" w:date="2025-04-02T09:29:00Z">
                  <w:rPr>
                    <w:spacing w:val="-2"/>
                    <w:sz w:val="24"/>
                  </w:rPr>
                </w:rPrChange>
              </w:rPr>
              <w:t>AMLR03</w:t>
            </w:r>
          </w:p>
          <w:p w14:paraId="46DAF6CD" w14:textId="77777777" w:rsidR="006E506B" w:rsidRPr="00E67D62" w:rsidRDefault="00226618">
            <w:pPr>
              <w:pStyle w:val="TableParagraph"/>
              <w:spacing w:line="251" w:lineRule="exact"/>
              <w:jc w:val="left"/>
              <w:rPr>
                <w:strike/>
                <w:sz w:val="24"/>
                <w:rPrChange w:id="329" w:author="Anthony Cossio" w:date="2025-04-02T09:29:00Z">
                  <w:rPr>
                    <w:sz w:val="24"/>
                  </w:rPr>
                </w:rPrChange>
              </w:rPr>
            </w:pPr>
            <w:r w:rsidRPr="00E67D62">
              <w:rPr>
                <w:strike/>
                <w:spacing w:val="-2"/>
                <w:sz w:val="24"/>
                <w:rPrChange w:id="330" w:author="Anthony Cossio" w:date="2025-04-02T09:29:00Z">
                  <w:rPr>
                    <w:spacing w:val="-2"/>
                    <w:sz w:val="24"/>
                  </w:rPr>
                </w:rPrChange>
              </w:rPr>
              <w:t>calibration</w:t>
            </w:r>
          </w:p>
        </w:tc>
        <w:tc>
          <w:tcPr>
            <w:tcW w:w="1164" w:type="dxa"/>
          </w:tcPr>
          <w:p w14:paraId="593AF3E8" w14:textId="77777777" w:rsidR="006E506B" w:rsidRPr="00E67D62" w:rsidRDefault="00226618">
            <w:pPr>
              <w:pStyle w:val="TableParagraph"/>
              <w:spacing w:before="1" w:line="240" w:lineRule="auto"/>
              <w:ind w:left="12" w:right="2"/>
              <w:rPr>
                <w:strike/>
                <w:sz w:val="24"/>
                <w:rPrChange w:id="331" w:author="Anthony Cossio" w:date="2025-04-02T09:29:00Z">
                  <w:rPr>
                    <w:sz w:val="24"/>
                  </w:rPr>
                </w:rPrChange>
              </w:rPr>
            </w:pPr>
            <w:r w:rsidRPr="00E67D62">
              <w:rPr>
                <w:strike/>
                <w:spacing w:val="-4"/>
                <w:sz w:val="24"/>
                <w:rPrChange w:id="332" w:author="Anthony Cossio" w:date="2025-04-02T09:29:00Z">
                  <w:rPr>
                    <w:spacing w:val="-4"/>
                    <w:sz w:val="24"/>
                  </w:rPr>
                </w:rPrChange>
              </w:rPr>
              <w:t>74.7</w:t>
            </w:r>
          </w:p>
        </w:tc>
        <w:tc>
          <w:tcPr>
            <w:tcW w:w="1166" w:type="dxa"/>
          </w:tcPr>
          <w:p w14:paraId="45ABF887" w14:textId="77777777" w:rsidR="006E506B" w:rsidRPr="00E67D62" w:rsidRDefault="00226618">
            <w:pPr>
              <w:pStyle w:val="TableParagraph"/>
              <w:spacing w:before="1" w:line="240" w:lineRule="auto"/>
              <w:ind w:left="11" w:right="2"/>
              <w:rPr>
                <w:strike/>
                <w:sz w:val="24"/>
                <w:rPrChange w:id="333" w:author="Anthony Cossio" w:date="2025-04-02T09:29:00Z">
                  <w:rPr>
                    <w:sz w:val="24"/>
                  </w:rPr>
                </w:rPrChange>
              </w:rPr>
            </w:pPr>
            <w:r w:rsidRPr="00E67D62">
              <w:rPr>
                <w:strike/>
                <w:spacing w:val="-2"/>
                <w:sz w:val="24"/>
                <w:rPrChange w:id="334" w:author="Anthony Cossio" w:date="2025-04-02T09:29:00Z">
                  <w:rPr>
                    <w:spacing w:val="-2"/>
                    <w:sz w:val="24"/>
                  </w:rPr>
                </w:rPrChange>
              </w:rPr>
              <w:t>200.85</w:t>
            </w:r>
          </w:p>
        </w:tc>
        <w:tc>
          <w:tcPr>
            <w:tcW w:w="1164" w:type="dxa"/>
          </w:tcPr>
          <w:p w14:paraId="716A266F" w14:textId="77777777" w:rsidR="006E506B" w:rsidRPr="00E67D62" w:rsidRDefault="00226618">
            <w:pPr>
              <w:pStyle w:val="TableParagraph"/>
              <w:spacing w:before="1" w:line="240" w:lineRule="auto"/>
              <w:ind w:left="12" w:right="3"/>
              <w:rPr>
                <w:strike/>
                <w:sz w:val="24"/>
                <w:rPrChange w:id="335" w:author="Anthony Cossio" w:date="2025-04-02T09:29:00Z">
                  <w:rPr>
                    <w:sz w:val="24"/>
                  </w:rPr>
                </w:rPrChange>
              </w:rPr>
            </w:pPr>
            <w:r w:rsidRPr="00E67D62">
              <w:rPr>
                <w:strike/>
                <w:spacing w:val="-4"/>
                <w:sz w:val="24"/>
                <w:rPrChange w:id="336" w:author="Anthony Cossio" w:date="2025-04-02T09:29:00Z">
                  <w:rPr>
                    <w:spacing w:val="-4"/>
                    <w:sz w:val="24"/>
                  </w:rPr>
                </w:rPrChange>
              </w:rPr>
              <w:t>1576</w:t>
            </w:r>
          </w:p>
        </w:tc>
        <w:tc>
          <w:tcPr>
            <w:tcW w:w="1167" w:type="dxa"/>
          </w:tcPr>
          <w:p w14:paraId="105176E6" w14:textId="77777777" w:rsidR="006E506B" w:rsidRPr="00E67D62" w:rsidRDefault="00226618">
            <w:pPr>
              <w:pStyle w:val="TableParagraph"/>
              <w:spacing w:before="1" w:line="240" w:lineRule="auto"/>
              <w:ind w:left="12" w:right="3"/>
              <w:rPr>
                <w:strike/>
                <w:sz w:val="24"/>
                <w:rPrChange w:id="337" w:author="Anthony Cossio" w:date="2025-04-02T09:29:00Z">
                  <w:rPr>
                    <w:sz w:val="24"/>
                  </w:rPr>
                </w:rPrChange>
              </w:rPr>
            </w:pPr>
            <w:r w:rsidRPr="00E67D62">
              <w:rPr>
                <w:strike/>
                <w:spacing w:val="-2"/>
                <w:sz w:val="24"/>
                <w:rPrChange w:id="338" w:author="Anthony Cossio" w:date="2025-04-02T09:29:00Z">
                  <w:rPr>
                    <w:spacing w:val="-2"/>
                    <w:sz w:val="24"/>
                  </w:rPr>
                </w:rPrChange>
              </w:rPr>
              <w:t>124.92</w:t>
            </w:r>
          </w:p>
        </w:tc>
        <w:tc>
          <w:tcPr>
            <w:tcW w:w="1164" w:type="dxa"/>
          </w:tcPr>
          <w:p w14:paraId="204B11B9" w14:textId="77777777" w:rsidR="006E506B" w:rsidRPr="00E67D62" w:rsidRDefault="00226618">
            <w:pPr>
              <w:pStyle w:val="TableParagraph"/>
              <w:spacing w:before="1" w:line="240" w:lineRule="auto"/>
              <w:ind w:left="12" w:right="6"/>
              <w:rPr>
                <w:strike/>
                <w:sz w:val="24"/>
                <w:rPrChange w:id="339" w:author="Anthony Cossio" w:date="2025-04-02T09:29:00Z">
                  <w:rPr>
                    <w:sz w:val="24"/>
                  </w:rPr>
                </w:rPrChange>
              </w:rPr>
            </w:pPr>
            <w:r w:rsidRPr="00E67D62">
              <w:rPr>
                <w:strike/>
                <w:spacing w:val="-2"/>
                <w:sz w:val="24"/>
                <w:rPrChange w:id="340" w:author="Anthony Cossio" w:date="2025-04-02T09:29:00Z">
                  <w:rPr>
                    <w:spacing w:val="-2"/>
                    <w:sz w:val="24"/>
                  </w:rPr>
                </w:rPrChange>
              </w:rPr>
              <w:t>353.26</w:t>
            </w:r>
          </w:p>
        </w:tc>
        <w:tc>
          <w:tcPr>
            <w:tcW w:w="1167" w:type="dxa"/>
          </w:tcPr>
          <w:p w14:paraId="7AF3BA93" w14:textId="77777777" w:rsidR="006E506B" w:rsidRPr="00E67D62" w:rsidRDefault="00226618">
            <w:pPr>
              <w:pStyle w:val="TableParagraph"/>
              <w:spacing w:before="1" w:line="240" w:lineRule="auto"/>
              <w:ind w:left="12" w:right="6"/>
              <w:rPr>
                <w:strike/>
                <w:sz w:val="24"/>
                <w:rPrChange w:id="341" w:author="Anthony Cossio" w:date="2025-04-02T09:29:00Z">
                  <w:rPr>
                    <w:sz w:val="24"/>
                  </w:rPr>
                </w:rPrChange>
              </w:rPr>
            </w:pPr>
            <w:r w:rsidRPr="00E67D62">
              <w:rPr>
                <w:strike/>
                <w:spacing w:val="-4"/>
                <w:sz w:val="24"/>
                <w:rPrChange w:id="342" w:author="Anthony Cossio" w:date="2025-04-02T09:29:00Z">
                  <w:rPr>
                    <w:spacing w:val="-4"/>
                    <w:sz w:val="24"/>
                  </w:rPr>
                </w:rPrChange>
              </w:rPr>
              <w:t>1359</w:t>
            </w:r>
          </w:p>
        </w:tc>
      </w:tr>
    </w:tbl>
    <w:p w14:paraId="66DF005A" w14:textId="6C6534D9" w:rsidR="006E506B" w:rsidRDefault="006E506B">
      <w:pPr>
        <w:pStyle w:val="BodyText"/>
        <w:rPr>
          <w:ins w:id="343" w:author="Anthony Cossio" w:date="2025-04-02T09:29:00Z"/>
        </w:rPr>
      </w:pPr>
    </w:p>
    <w:p w14:paraId="13973717" w14:textId="77777777" w:rsidR="00E67D62" w:rsidRPr="00B07440" w:rsidRDefault="00E67D62" w:rsidP="00E67D62">
      <w:pPr>
        <w:rPr>
          <w:ins w:id="344" w:author="Anthony Cossio" w:date="2025-04-02T09:29:00Z"/>
          <w:sz w:val="24"/>
          <w:szCs w:val="24"/>
        </w:rPr>
      </w:pPr>
      <w:ins w:id="345" w:author="Anthony Cossio" w:date="2025-04-02T09:29:00Z">
        <w:r w:rsidRPr="00B07440">
          <w:rPr>
            <w:sz w:val="24"/>
            <w:szCs w:val="24"/>
          </w:rPr>
          <w:t xml:space="preserve">Table </w:t>
        </w:r>
        <w:r>
          <w:rPr>
            <w:sz w:val="24"/>
            <w:szCs w:val="24"/>
          </w:rPr>
          <w:t>4</w:t>
        </w:r>
        <w:r w:rsidRPr="00B07440">
          <w:rPr>
            <w:sz w:val="24"/>
            <w:szCs w:val="24"/>
          </w:rPr>
          <w:t>. Antarctic krill density estimates and standard deviation of school analysis</w:t>
        </w:r>
        <w:r>
          <w:rPr>
            <w:sz w:val="24"/>
            <w:szCs w:val="24"/>
          </w:rPr>
          <w:t xml:space="preserve"> in the survey area</w:t>
        </w:r>
        <w:r w:rsidRPr="00B07440">
          <w:rPr>
            <w:sz w:val="24"/>
            <w:szCs w:val="24"/>
          </w:rPr>
          <w:t>.</w:t>
        </w:r>
      </w:ins>
    </w:p>
    <w:tbl>
      <w:tblPr>
        <w:tblStyle w:val="TableGrid"/>
        <w:tblW w:w="0" w:type="auto"/>
        <w:jc w:val="center"/>
        <w:tblLook w:val="04A0" w:firstRow="1" w:lastRow="0" w:firstColumn="1" w:lastColumn="0" w:noHBand="0" w:noVBand="1"/>
      </w:tblPr>
      <w:tblGrid>
        <w:gridCol w:w="1195"/>
        <w:gridCol w:w="1165"/>
        <w:gridCol w:w="1165"/>
        <w:gridCol w:w="1165"/>
        <w:gridCol w:w="1165"/>
        <w:gridCol w:w="1165"/>
        <w:gridCol w:w="1165"/>
      </w:tblGrid>
      <w:tr w:rsidR="00E67D62" w:rsidRPr="00B07440" w14:paraId="2DF3AC44" w14:textId="77777777" w:rsidTr="005071E5">
        <w:trPr>
          <w:jc w:val="center"/>
          <w:ins w:id="346" w:author="Anthony Cossio" w:date="2025-04-02T09:29:00Z"/>
        </w:trPr>
        <w:tc>
          <w:tcPr>
            <w:tcW w:w="1195" w:type="dxa"/>
          </w:tcPr>
          <w:p w14:paraId="2B291F39" w14:textId="77777777" w:rsidR="00E67D62" w:rsidRPr="00B07440" w:rsidRDefault="00E67D62" w:rsidP="005071E5">
            <w:pPr>
              <w:rPr>
                <w:ins w:id="347" w:author="Anthony Cossio" w:date="2025-04-02T09:29:00Z"/>
                <w:sz w:val="24"/>
                <w:szCs w:val="24"/>
              </w:rPr>
            </w:pPr>
            <w:ins w:id="348" w:author="Anthony Cossio" w:date="2025-04-02T09:29:00Z">
              <w:r w:rsidRPr="00B07440">
                <w:rPr>
                  <w:sz w:val="24"/>
                  <w:szCs w:val="24"/>
                </w:rPr>
                <w:t>Glider</w:t>
              </w:r>
            </w:ins>
          </w:p>
        </w:tc>
        <w:tc>
          <w:tcPr>
            <w:tcW w:w="1165" w:type="dxa"/>
          </w:tcPr>
          <w:p w14:paraId="639F8FD4" w14:textId="77777777" w:rsidR="00E67D62" w:rsidRPr="00B07440" w:rsidRDefault="00E67D62" w:rsidP="005071E5">
            <w:pPr>
              <w:jc w:val="center"/>
              <w:rPr>
                <w:ins w:id="349" w:author="Anthony Cossio" w:date="2025-04-02T09:29:00Z"/>
                <w:sz w:val="24"/>
                <w:szCs w:val="24"/>
              </w:rPr>
            </w:pPr>
            <w:ins w:id="350" w:author="Anthony Cossio" w:date="2025-04-02T09:29:00Z">
              <w:r w:rsidRPr="00B07440">
                <w:rPr>
                  <w:sz w:val="24"/>
                  <w:szCs w:val="24"/>
                </w:rPr>
                <w:t>70 kHz</w:t>
              </w:r>
            </w:ins>
          </w:p>
          <w:p w14:paraId="7B5DB076" w14:textId="77777777" w:rsidR="00E67D62" w:rsidRPr="00B07440" w:rsidRDefault="00E67D62" w:rsidP="005071E5">
            <w:pPr>
              <w:jc w:val="center"/>
              <w:rPr>
                <w:ins w:id="351" w:author="Anthony Cossio" w:date="2025-04-02T09:29:00Z"/>
                <w:sz w:val="24"/>
                <w:szCs w:val="24"/>
              </w:rPr>
            </w:pPr>
            <w:ins w:id="352" w:author="Anthony Cossio" w:date="2025-04-02T09:29:00Z">
              <w:r w:rsidRPr="00B07440">
                <w:rPr>
                  <w:sz w:val="24"/>
                  <w:szCs w:val="24"/>
                </w:rPr>
                <w:t>density (g/m2)</w:t>
              </w:r>
            </w:ins>
          </w:p>
        </w:tc>
        <w:tc>
          <w:tcPr>
            <w:tcW w:w="1165" w:type="dxa"/>
          </w:tcPr>
          <w:p w14:paraId="54478B5D" w14:textId="77777777" w:rsidR="00E67D62" w:rsidRPr="00B07440" w:rsidRDefault="00E67D62" w:rsidP="005071E5">
            <w:pPr>
              <w:jc w:val="center"/>
              <w:rPr>
                <w:ins w:id="353" w:author="Anthony Cossio" w:date="2025-04-02T09:29:00Z"/>
                <w:sz w:val="24"/>
                <w:szCs w:val="24"/>
              </w:rPr>
            </w:pPr>
            <w:ins w:id="354" w:author="Anthony Cossio" w:date="2025-04-02T09:29:00Z">
              <w:r w:rsidRPr="00B07440">
                <w:rPr>
                  <w:sz w:val="24"/>
                  <w:szCs w:val="24"/>
                </w:rPr>
                <w:t>70 kHz STD</w:t>
              </w:r>
            </w:ins>
          </w:p>
        </w:tc>
        <w:tc>
          <w:tcPr>
            <w:tcW w:w="1165" w:type="dxa"/>
          </w:tcPr>
          <w:p w14:paraId="57BA4939" w14:textId="77777777" w:rsidR="00E67D62" w:rsidRPr="00B07440" w:rsidRDefault="00E67D62" w:rsidP="005071E5">
            <w:pPr>
              <w:jc w:val="center"/>
              <w:rPr>
                <w:ins w:id="355" w:author="Anthony Cossio" w:date="2025-04-02T09:29:00Z"/>
                <w:sz w:val="24"/>
                <w:szCs w:val="24"/>
              </w:rPr>
            </w:pPr>
          </w:p>
        </w:tc>
        <w:tc>
          <w:tcPr>
            <w:tcW w:w="1165" w:type="dxa"/>
          </w:tcPr>
          <w:p w14:paraId="2097F2C4" w14:textId="77777777" w:rsidR="00E67D62" w:rsidRPr="00B07440" w:rsidRDefault="00E67D62" w:rsidP="005071E5">
            <w:pPr>
              <w:jc w:val="center"/>
              <w:rPr>
                <w:ins w:id="356" w:author="Anthony Cossio" w:date="2025-04-02T09:29:00Z"/>
                <w:sz w:val="24"/>
                <w:szCs w:val="24"/>
              </w:rPr>
            </w:pPr>
            <w:ins w:id="357" w:author="Anthony Cossio" w:date="2025-04-02T09:29:00Z">
              <w:r w:rsidRPr="00B07440">
                <w:rPr>
                  <w:sz w:val="24"/>
                  <w:szCs w:val="24"/>
                </w:rPr>
                <w:t>120 kHz</w:t>
              </w:r>
            </w:ins>
          </w:p>
          <w:p w14:paraId="004901A1" w14:textId="77777777" w:rsidR="00E67D62" w:rsidRPr="00B07440" w:rsidRDefault="00E67D62" w:rsidP="005071E5">
            <w:pPr>
              <w:jc w:val="center"/>
              <w:rPr>
                <w:ins w:id="358" w:author="Anthony Cossio" w:date="2025-04-02T09:29:00Z"/>
                <w:sz w:val="24"/>
                <w:szCs w:val="24"/>
              </w:rPr>
            </w:pPr>
            <w:ins w:id="359" w:author="Anthony Cossio" w:date="2025-04-02T09:29:00Z">
              <w:r w:rsidRPr="00B07440">
                <w:rPr>
                  <w:sz w:val="24"/>
                  <w:szCs w:val="24"/>
                </w:rPr>
                <w:t>density (g/m2)</w:t>
              </w:r>
            </w:ins>
          </w:p>
        </w:tc>
        <w:tc>
          <w:tcPr>
            <w:tcW w:w="1165" w:type="dxa"/>
          </w:tcPr>
          <w:p w14:paraId="0BD0285A" w14:textId="77777777" w:rsidR="00E67D62" w:rsidRPr="00B07440" w:rsidRDefault="00E67D62" w:rsidP="005071E5">
            <w:pPr>
              <w:jc w:val="center"/>
              <w:rPr>
                <w:ins w:id="360" w:author="Anthony Cossio" w:date="2025-04-02T09:29:00Z"/>
                <w:sz w:val="24"/>
                <w:szCs w:val="24"/>
              </w:rPr>
            </w:pPr>
            <w:ins w:id="361" w:author="Anthony Cossio" w:date="2025-04-02T09:29:00Z">
              <w:r w:rsidRPr="00B07440">
                <w:rPr>
                  <w:sz w:val="24"/>
                  <w:szCs w:val="24"/>
                </w:rPr>
                <w:t>120 kHz STD</w:t>
              </w:r>
            </w:ins>
          </w:p>
        </w:tc>
        <w:tc>
          <w:tcPr>
            <w:tcW w:w="1165" w:type="dxa"/>
          </w:tcPr>
          <w:p w14:paraId="4BA8B447" w14:textId="77777777" w:rsidR="00E67D62" w:rsidRPr="00B07440" w:rsidRDefault="00E67D62" w:rsidP="005071E5">
            <w:pPr>
              <w:jc w:val="center"/>
              <w:rPr>
                <w:ins w:id="362" w:author="Anthony Cossio" w:date="2025-04-02T09:29:00Z"/>
                <w:sz w:val="24"/>
                <w:szCs w:val="24"/>
              </w:rPr>
            </w:pPr>
            <w:ins w:id="363" w:author="Anthony Cossio" w:date="2025-04-02T09:29:00Z">
              <w:r w:rsidRPr="00B07440">
                <w:rPr>
                  <w:sz w:val="24"/>
                  <w:szCs w:val="24"/>
                </w:rPr>
                <w:t>120 kHz</w:t>
              </w:r>
            </w:ins>
          </w:p>
          <w:p w14:paraId="2218D6C3" w14:textId="77777777" w:rsidR="00E67D62" w:rsidRPr="00B07440" w:rsidRDefault="00E67D62" w:rsidP="005071E5">
            <w:pPr>
              <w:jc w:val="center"/>
              <w:rPr>
                <w:ins w:id="364" w:author="Anthony Cossio" w:date="2025-04-02T09:29:00Z"/>
                <w:sz w:val="24"/>
                <w:szCs w:val="24"/>
              </w:rPr>
            </w:pPr>
            <w:ins w:id="365" w:author="Anthony Cossio" w:date="2025-04-02T09:29:00Z">
              <w:r w:rsidRPr="00B07440">
                <w:rPr>
                  <w:sz w:val="24"/>
                  <w:szCs w:val="24"/>
                </w:rPr>
                <w:t>school count</w:t>
              </w:r>
            </w:ins>
          </w:p>
        </w:tc>
      </w:tr>
      <w:tr w:rsidR="00E67D62" w:rsidRPr="00B07440" w14:paraId="32FBD304" w14:textId="77777777" w:rsidTr="005071E5">
        <w:trPr>
          <w:jc w:val="center"/>
          <w:ins w:id="366" w:author="Anthony Cossio" w:date="2025-04-02T09:29:00Z"/>
        </w:trPr>
        <w:tc>
          <w:tcPr>
            <w:tcW w:w="1195" w:type="dxa"/>
          </w:tcPr>
          <w:p w14:paraId="782473BB" w14:textId="77777777" w:rsidR="00E67D62" w:rsidRPr="00B07440" w:rsidRDefault="00E67D62" w:rsidP="005071E5">
            <w:pPr>
              <w:rPr>
                <w:ins w:id="367" w:author="Anthony Cossio" w:date="2025-04-02T09:29:00Z"/>
                <w:sz w:val="24"/>
                <w:szCs w:val="24"/>
              </w:rPr>
            </w:pPr>
            <w:ins w:id="368" w:author="Anthony Cossio" w:date="2025-04-02T09:29:00Z">
              <w:r w:rsidRPr="00B07440">
                <w:rPr>
                  <w:sz w:val="24"/>
                  <w:szCs w:val="24"/>
                </w:rPr>
                <w:t>AMLR03</w:t>
              </w:r>
            </w:ins>
          </w:p>
        </w:tc>
        <w:tc>
          <w:tcPr>
            <w:tcW w:w="1165" w:type="dxa"/>
          </w:tcPr>
          <w:p w14:paraId="2978D4A1" w14:textId="77777777" w:rsidR="00E67D62" w:rsidRPr="00B07440" w:rsidRDefault="00E67D62" w:rsidP="005071E5">
            <w:pPr>
              <w:jc w:val="center"/>
              <w:rPr>
                <w:ins w:id="369" w:author="Anthony Cossio" w:date="2025-04-02T09:29:00Z"/>
                <w:sz w:val="24"/>
                <w:szCs w:val="24"/>
              </w:rPr>
            </w:pPr>
            <w:ins w:id="370" w:author="Anthony Cossio" w:date="2025-04-02T09:29:00Z">
              <w:r>
                <w:rPr>
                  <w:sz w:val="24"/>
                  <w:szCs w:val="24"/>
                </w:rPr>
                <w:t>39.04</w:t>
              </w:r>
            </w:ins>
          </w:p>
        </w:tc>
        <w:tc>
          <w:tcPr>
            <w:tcW w:w="1165" w:type="dxa"/>
          </w:tcPr>
          <w:p w14:paraId="1B81FC88" w14:textId="77777777" w:rsidR="00E67D62" w:rsidRPr="00B07440" w:rsidRDefault="00E67D62" w:rsidP="005071E5">
            <w:pPr>
              <w:jc w:val="center"/>
              <w:rPr>
                <w:ins w:id="371" w:author="Anthony Cossio" w:date="2025-04-02T09:29:00Z"/>
                <w:sz w:val="24"/>
                <w:szCs w:val="24"/>
              </w:rPr>
            </w:pPr>
            <w:ins w:id="372" w:author="Anthony Cossio" w:date="2025-04-02T09:29:00Z">
              <w:r>
                <w:rPr>
                  <w:sz w:val="24"/>
                  <w:szCs w:val="24"/>
                </w:rPr>
                <w:t>92.16</w:t>
              </w:r>
            </w:ins>
          </w:p>
        </w:tc>
        <w:tc>
          <w:tcPr>
            <w:tcW w:w="1165" w:type="dxa"/>
          </w:tcPr>
          <w:p w14:paraId="64C1B14A" w14:textId="77777777" w:rsidR="00E67D62" w:rsidRPr="00B07440" w:rsidRDefault="00E67D62" w:rsidP="005071E5">
            <w:pPr>
              <w:jc w:val="center"/>
              <w:rPr>
                <w:ins w:id="373" w:author="Anthony Cossio" w:date="2025-04-02T09:29:00Z"/>
                <w:sz w:val="24"/>
                <w:szCs w:val="24"/>
              </w:rPr>
            </w:pPr>
          </w:p>
        </w:tc>
        <w:tc>
          <w:tcPr>
            <w:tcW w:w="1165" w:type="dxa"/>
          </w:tcPr>
          <w:p w14:paraId="75BB5373" w14:textId="77777777" w:rsidR="00E67D62" w:rsidRPr="00B07440" w:rsidRDefault="00E67D62" w:rsidP="005071E5">
            <w:pPr>
              <w:jc w:val="center"/>
              <w:rPr>
                <w:ins w:id="374" w:author="Anthony Cossio" w:date="2025-04-02T09:29:00Z"/>
                <w:sz w:val="24"/>
                <w:szCs w:val="24"/>
              </w:rPr>
            </w:pPr>
            <w:ins w:id="375" w:author="Anthony Cossio" w:date="2025-04-02T09:29:00Z">
              <w:r>
                <w:rPr>
                  <w:sz w:val="24"/>
                  <w:szCs w:val="24"/>
                </w:rPr>
                <w:t>31.93</w:t>
              </w:r>
            </w:ins>
          </w:p>
        </w:tc>
        <w:tc>
          <w:tcPr>
            <w:tcW w:w="1165" w:type="dxa"/>
          </w:tcPr>
          <w:p w14:paraId="2E7D4E60" w14:textId="77777777" w:rsidR="00E67D62" w:rsidRPr="00B07440" w:rsidRDefault="00E67D62" w:rsidP="005071E5">
            <w:pPr>
              <w:jc w:val="center"/>
              <w:rPr>
                <w:ins w:id="376" w:author="Anthony Cossio" w:date="2025-04-02T09:29:00Z"/>
                <w:sz w:val="24"/>
                <w:szCs w:val="24"/>
              </w:rPr>
            </w:pPr>
            <w:ins w:id="377" w:author="Anthony Cossio" w:date="2025-04-02T09:29:00Z">
              <w:r>
                <w:rPr>
                  <w:sz w:val="24"/>
                  <w:szCs w:val="24"/>
                </w:rPr>
                <w:t>75.24</w:t>
              </w:r>
            </w:ins>
          </w:p>
        </w:tc>
        <w:tc>
          <w:tcPr>
            <w:tcW w:w="1165" w:type="dxa"/>
          </w:tcPr>
          <w:p w14:paraId="18348C6C" w14:textId="77777777" w:rsidR="00E67D62" w:rsidRPr="00B07440" w:rsidRDefault="00E67D62" w:rsidP="005071E5">
            <w:pPr>
              <w:jc w:val="center"/>
              <w:rPr>
                <w:ins w:id="378" w:author="Anthony Cossio" w:date="2025-04-02T09:29:00Z"/>
                <w:sz w:val="24"/>
                <w:szCs w:val="24"/>
              </w:rPr>
            </w:pPr>
            <w:ins w:id="379" w:author="Anthony Cossio" w:date="2025-04-02T09:29:00Z">
              <w:r>
                <w:rPr>
                  <w:sz w:val="24"/>
                  <w:szCs w:val="24"/>
                </w:rPr>
                <w:t>710</w:t>
              </w:r>
            </w:ins>
          </w:p>
        </w:tc>
      </w:tr>
      <w:tr w:rsidR="00E67D62" w:rsidRPr="00B07440" w14:paraId="7BC9AE3F" w14:textId="77777777" w:rsidTr="005071E5">
        <w:trPr>
          <w:jc w:val="center"/>
          <w:ins w:id="380" w:author="Anthony Cossio" w:date="2025-04-02T09:29:00Z"/>
        </w:trPr>
        <w:tc>
          <w:tcPr>
            <w:tcW w:w="1195" w:type="dxa"/>
          </w:tcPr>
          <w:p w14:paraId="01DB1ABF" w14:textId="77777777" w:rsidR="00E67D62" w:rsidRPr="00B07440" w:rsidRDefault="00E67D62" w:rsidP="005071E5">
            <w:pPr>
              <w:rPr>
                <w:ins w:id="381" w:author="Anthony Cossio" w:date="2025-04-02T09:29:00Z"/>
                <w:sz w:val="24"/>
                <w:szCs w:val="24"/>
              </w:rPr>
            </w:pPr>
            <w:ins w:id="382" w:author="Anthony Cossio" w:date="2025-04-02T09:29:00Z">
              <w:r w:rsidRPr="00B07440">
                <w:rPr>
                  <w:sz w:val="24"/>
                  <w:szCs w:val="24"/>
                </w:rPr>
                <w:t>AMLR04</w:t>
              </w:r>
            </w:ins>
          </w:p>
        </w:tc>
        <w:tc>
          <w:tcPr>
            <w:tcW w:w="1165" w:type="dxa"/>
          </w:tcPr>
          <w:p w14:paraId="4D9DC024" w14:textId="77777777" w:rsidR="00E67D62" w:rsidRPr="00B07440" w:rsidRDefault="00E67D62" w:rsidP="005071E5">
            <w:pPr>
              <w:jc w:val="center"/>
              <w:rPr>
                <w:ins w:id="383" w:author="Anthony Cossio" w:date="2025-04-02T09:29:00Z"/>
                <w:sz w:val="24"/>
                <w:szCs w:val="24"/>
              </w:rPr>
            </w:pPr>
            <w:ins w:id="384" w:author="Anthony Cossio" w:date="2025-04-02T09:29:00Z">
              <w:r>
                <w:rPr>
                  <w:sz w:val="24"/>
                  <w:szCs w:val="24"/>
                </w:rPr>
                <w:t>37.54</w:t>
              </w:r>
            </w:ins>
          </w:p>
        </w:tc>
        <w:tc>
          <w:tcPr>
            <w:tcW w:w="1165" w:type="dxa"/>
          </w:tcPr>
          <w:p w14:paraId="37E10C1C" w14:textId="77777777" w:rsidR="00E67D62" w:rsidRPr="00B07440" w:rsidRDefault="00E67D62" w:rsidP="005071E5">
            <w:pPr>
              <w:jc w:val="center"/>
              <w:rPr>
                <w:ins w:id="385" w:author="Anthony Cossio" w:date="2025-04-02T09:29:00Z"/>
                <w:sz w:val="24"/>
                <w:szCs w:val="24"/>
              </w:rPr>
            </w:pPr>
            <w:ins w:id="386" w:author="Anthony Cossio" w:date="2025-04-02T09:29:00Z">
              <w:r>
                <w:rPr>
                  <w:sz w:val="24"/>
                  <w:szCs w:val="24"/>
                </w:rPr>
                <w:t>103.20</w:t>
              </w:r>
            </w:ins>
          </w:p>
        </w:tc>
        <w:tc>
          <w:tcPr>
            <w:tcW w:w="1165" w:type="dxa"/>
          </w:tcPr>
          <w:p w14:paraId="4F9A4F49" w14:textId="77777777" w:rsidR="00E67D62" w:rsidRPr="00B07440" w:rsidRDefault="00E67D62" w:rsidP="005071E5">
            <w:pPr>
              <w:jc w:val="center"/>
              <w:rPr>
                <w:ins w:id="387" w:author="Anthony Cossio" w:date="2025-04-02T09:29:00Z"/>
                <w:sz w:val="24"/>
                <w:szCs w:val="24"/>
              </w:rPr>
            </w:pPr>
          </w:p>
        </w:tc>
        <w:tc>
          <w:tcPr>
            <w:tcW w:w="1165" w:type="dxa"/>
          </w:tcPr>
          <w:p w14:paraId="6DE07770" w14:textId="77777777" w:rsidR="00E67D62" w:rsidRPr="00B07440" w:rsidRDefault="00E67D62" w:rsidP="005071E5">
            <w:pPr>
              <w:jc w:val="center"/>
              <w:rPr>
                <w:ins w:id="388" w:author="Anthony Cossio" w:date="2025-04-02T09:29:00Z"/>
                <w:sz w:val="24"/>
                <w:szCs w:val="24"/>
              </w:rPr>
            </w:pPr>
            <w:ins w:id="389" w:author="Anthony Cossio" w:date="2025-04-02T09:29:00Z">
              <w:r>
                <w:rPr>
                  <w:sz w:val="24"/>
                  <w:szCs w:val="24"/>
                </w:rPr>
                <w:t>34.95</w:t>
              </w:r>
            </w:ins>
          </w:p>
        </w:tc>
        <w:tc>
          <w:tcPr>
            <w:tcW w:w="1165" w:type="dxa"/>
          </w:tcPr>
          <w:p w14:paraId="5752EE4F" w14:textId="77777777" w:rsidR="00E67D62" w:rsidRPr="00B07440" w:rsidRDefault="00E67D62" w:rsidP="005071E5">
            <w:pPr>
              <w:jc w:val="center"/>
              <w:rPr>
                <w:ins w:id="390" w:author="Anthony Cossio" w:date="2025-04-02T09:29:00Z"/>
                <w:sz w:val="24"/>
                <w:szCs w:val="24"/>
              </w:rPr>
            </w:pPr>
            <w:ins w:id="391" w:author="Anthony Cossio" w:date="2025-04-02T09:29:00Z">
              <w:r>
                <w:rPr>
                  <w:sz w:val="24"/>
                  <w:szCs w:val="24"/>
                </w:rPr>
                <w:t>99.71</w:t>
              </w:r>
            </w:ins>
          </w:p>
        </w:tc>
        <w:tc>
          <w:tcPr>
            <w:tcW w:w="1165" w:type="dxa"/>
          </w:tcPr>
          <w:p w14:paraId="238D38D3" w14:textId="77777777" w:rsidR="00E67D62" w:rsidRPr="00B07440" w:rsidRDefault="00E67D62" w:rsidP="005071E5">
            <w:pPr>
              <w:jc w:val="center"/>
              <w:rPr>
                <w:ins w:id="392" w:author="Anthony Cossio" w:date="2025-04-02T09:29:00Z"/>
                <w:sz w:val="24"/>
                <w:szCs w:val="24"/>
              </w:rPr>
            </w:pPr>
            <w:ins w:id="393" w:author="Anthony Cossio" w:date="2025-04-02T09:29:00Z">
              <w:r>
                <w:rPr>
                  <w:sz w:val="24"/>
                  <w:szCs w:val="24"/>
                </w:rPr>
                <w:t>582</w:t>
              </w:r>
            </w:ins>
          </w:p>
        </w:tc>
      </w:tr>
    </w:tbl>
    <w:p w14:paraId="01A95DF3" w14:textId="77777777" w:rsidR="00E67D62" w:rsidRDefault="00E67D62">
      <w:pPr>
        <w:pStyle w:val="BodyText"/>
      </w:pPr>
    </w:p>
    <w:p w14:paraId="141D5CFB" w14:textId="77777777" w:rsidR="006E506B" w:rsidRDefault="006E506B">
      <w:pPr>
        <w:pStyle w:val="BodyText"/>
      </w:pPr>
    </w:p>
    <w:p w14:paraId="4584CC52" w14:textId="77777777" w:rsidR="006E506B" w:rsidRDefault="006E506B">
      <w:pPr>
        <w:pStyle w:val="BodyText"/>
      </w:pPr>
    </w:p>
    <w:p w14:paraId="129F360A" w14:textId="77777777" w:rsidR="006E506B" w:rsidRDefault="006E506B">
      <w:pPr>
        <w:pStyle w:val="BodyText"/>
      </w:pPr>
    </w:p>
    <w:p w14:paraId="00E8E5B8" w14:textId="77777777" w:rsidR="006E506B" w:rsidRDefault="006E506B">
      <w:pPr>
        <w:pStyle w:val="BodyText"/>
        <w:spacing w:before="5"/>
      </w:pPr>
    </w:p>
    <w:p w14:paraId="01C16D49" w14:textId="2155934D" w:rsidR="006E506B" w:rsidRPr="00E67D62" w:rsidRDefault="00226618">
      <w:pPr>
        <w:pStyle w:val="BodyText"/>
        <w:spacing w:line="259" w:lineRule="auto"/>
        <w:ind w:left="100" w:right="153"/>
        <w:rPr>
          <w:strike/>
          <w:rPrChange w:id="394" w:author="Anthony Cossio" w:date="2025-04-02T09:31:00Z">
            <w:rPr/>
          </w:rPrChange>
        </w:rPr>
      </w:pPr>
      <w:r w:rsidRPr="00E67D62">
        <w:rPr>
          <w:strike/>
          <w:rPrChange w:id="395" w:author="Anthony Cossio" w:date="2025-04-02T09:31:00Z">
            <w:rPr/>
          </w:rPrChange>
        </w:rPr>
        <w:t>Table</w:t>
      </w:r>
      <w:r w:rsidRPr="00E67D62">
        <w:rPr>
          <w:strike/>
          <w:spacing w:val="-3"/>
          <w:rPrChange w:id="396" w:author="Anthony Cossio" w:date="2025-04-02T09:31:00Z">
            <w:rPr>
              <w:spacing w:val="-3"/>
            </w:rPr>
          </w:rPrChange>
        </w:rPr>
        <w:t xml:space="preserve"> </w:t>
      </w:r>
      <w:r w:rsidRPr="00E67D62">
        <w:rPr>
          <w:strike/>
          <w:rPrChange w:id="397" w:author="Anthony Cossio" w:date="2025-04-02T09:31:00Z">
            <w:rPr/>
          </w:rPrChange>
        </w:rPr>
        <w:t>5.</w:t>
      </w:r>
      <w:r w:rsidRPr="00E67D62">
        <w:rPr>
          <w:strike/>
          <w:spacing w:val="-3"/>
          <w:rPrChange w:id="398" w:author="Anthony Cossio" w:date="2025-04-02T09:31:00Z">
            <w:rPr>
              <w:spacing w:val="-3"/>
            </w:rPr>
          </w:rPrChange>
        </w:rPr>
        <w:t xml:space="preserve"> </w:t>
      </w:r>
      <w:r w:rsidRPr="00E67D62">
        <w:rPr>
          <w:strike/>
          <w:rPrChange w:id="399" w:author="Anthony Cossio" w:date="2025-04-02T09:31:00Z">
            <w:rPr/>
          </w:rPrChange>
        </w:rPr>
        <w:t>Table</w:t>
      </w:r>
      <w:r w:rsidRPr="00E67D62">
        <w:rPr>
          <w:strike/>
          <w:spacing w:val="-3"/>
          <w:rPrChange w:id="400" w:author="Anthony Cossio" w:date="2025-04-02T09:31:00Z">
            <w:rPr>
              <w:spacing w:val="-3"/>
            </w:rPr>
          </w:rPrChange>
        </w:rPr>
        <w:t xml:space="preserve"> </w:t>
      </w:r>
      <w:r w:rsidRPr="00E67D62">
        <w:rPr>
          <w:strike/>
          <w:rPrChange w:id="401" w:author="Anthony Cossio" w:date="2025-04-02T09:31:00Z">
            <w:rPr/>
          </w:rPrChange>
        </w:rPr>
        <w:t>of</w:t>
      </w:r>
      <w:r w:rsidRPr="00E67D62">
        <w:rPr>
          <w:strike/>
          <w:spacing w:val="-3"/>
          <w:rPrChange w:id="402" w:author="Anthony Cossio" w:date="2025-04-02T09:31:00Z">
            <w:rPr>
              <w:spacing w:val="-3"/>
            </w:rPr>
          </w:rPrChange>
        </w:rPr>
        <w:t xml:space="preserve"> </w:t>
      </w:r>
      <w:r w:rsidRPr="00E67D62">
        <w:rPr>
          <w:strike/>
          <w:rPrChange w:id="403" w:author="Anthony Cossio" w:date="2025-04-02T09:31:00Z">
            <w:rPr/>
          </w:rPrChange>
        </w:rPr>
        <w:t>bootstrapped</w:t>
      </w:r>
      <w:r w:rsidRPr="00E67D62">
        <w:rPr>
          <w:strike/>
          <w:spacing w:val="-3"/>
          <w:rPrChange w:id="404" w:author="Anthony Cossio" w:date="2025-04-02T09:31:00Z">
            <w:rPr>
              <w:spacing w:val="-3"/>
            </w:rPr>
          </w:rPrChange>
        </w:rPr>
        <w:t xml:space="preserve"> </w:t>
      </w:r>
      <w:r w:rsidRPr="00E67D62">
        <w:rPr>
          <w:strike/>
          <w:rPrChange w:id="405" w:author="Anthony Cossio" w:date="2025-04-02T09:31:00Z">
            <w:rPr/>
          </w:rPrChange>
        </w:rPr>
        <w:t>densities</w:t>
      </w:r>
      <w:r w:rsidRPr="00E67D62">
        <w:rPr>
          <w:strike/>
          <w:spacing w:val="-4"/>
          <w:rPrChange w:id="406" w:author="Anthony Cossio" w:date="2025-04-02T09:31:00Z">
            <w:rPr>
              <w:spacing w:val="-4"/>
            </w:rPr>
          </w:rPrChange>
        </w:rPr>
        <w:t xml:space="preserve"> </w:t>
      </w:r>
      <w:r w:rsidRPr="00E67D62">
        <w:rPr>
          <w:strike/>
          <w:rPrChange w:id="407" w:author="Anthony Cossio" w:date="2025-04-02T09:31:00Z">
            <w:rPr/>
          </w:rPrChange>
        </w:rPr>
        <w:t>of</w:t>
      </w:r>
      <w:r w:rsidRPr="00E67D62">
        <w:rPr>
          <w:strike/>
          <w:spacing w:val="-3"/>
          <w:rPrChange w:id="408" w:author="Anthony Cossio" w:date="2025-04-02T09:31:00Z">
            <w:rPr>
              <w:spacing w:val="-3"/>
            </w:rPr>
          </w:rPrChange>
        </w:rPr>
        <w:t xml:space="preserve"> </w:t>
      </w:r>
      <w:r w:rsidRPr="00E67D62">
        <w:rPr>
          <w:strike/>
          <w:rPrChange w:id="409" w:author="Anthony Cossio" w:date="2025-04-02T09:31:00Z">
            <w:rPr/>
          </w:rPrChange>
        </w:rPr>
        <w:t>the</w:t>
      </w:r>
      <w:r w:rsidRPr="00E67D62">
        <w:rPr>
          <w:strike/>
          <w:spacing w:val="-3"/>
          <w:rPrChange w:id="410" w:author="Anthony Cossio" w:date="2025-04-02T09:31:00Z">
            <w:rPr>
              <w:spacing w:val="-3"/>
            </w:rPr>
          </w:rPrChange>
        </w:rPr>
        <w:t xml:space="preserve"> </w:t>
      </w:r>
      <w:r w:rsidRPr="00E67D62">
        <w:rPr>
          <w:strike/>
          <w:rPrChange w:id="411" w:author="Anthony Cossio" w:date="2025-04-02T09:31:00Z">
            <w:rPr/>
          </w:rPrChange>
        </w:rPr>
        <w:t>full</w:t>
      </w:r>
      <w:r w:rsidRPr="00E67D62">
        <w:rPr>
          <w:strike/>
          <w:spacing w:val="-3"/>
          <w:rPrChange w:id="412" w:author="Anthony Cossio" w:date="2025-04-02T09:31:00Z">
            <w:rPr>
              <w:spacing w:val="-3"/>
            </w:rPr>
          </w:rPrChange>
        </w:rPr>
        <w:t xml:space="preserve"> </w:t>
      </w:r>
      <w:r w:rsidRPr="00E67D62">
        <w:rPr>
          <w:strike/>
          <w:rPrChange w:id="413" w:author="Anthony Cossio" w:date="2025-04-02T09:31:00Z">
            <w:rPr/>
          </w:rPrChange>
        </w:rPr>
        <w:t>echo</w:t>
      </w:r>
      <w:r w:rsidRPr="00E67D62">
        <w:rPr>
          <w:strike/>
          <w:spacing w:val="-4"/>
          <w:rPrChange w:id="414" w:author="Anthony Cossio" w:date="2025-04-02T09:31:00Z">
            <w:rPr>
              <w:spacing w:val="-4"/>
            </w:rPr>
          </w:rPrChange>
        </w:rPr>
        <w:t xml:space="preserve"> </w:t>
      </w:r>
      <w:r w:rsidRPr="00E67D62">
        <w:rPr>
          <w:strike/>
          <w:rPrChange w:id="415" w:author="Anthony Cossio" w:date="2025-04-02T09:31:00Z">
            <w:rPr/>
          </w:rPrChange>
        </w:rPr>
        <w:t>energy</w:t>
      </w:r>
      <w:r w:rsidRPr="00E67D62">
        <w:rPr>
          <w:strike/>
          <w:spacing w:val="-3"/>
          <w:rPrChange w:id="416" w:author="Anthony Cossio" w:date="2025-04-02T09:31:00Z">
            <w:rPr>
              <w:spacing w:val="-3"/>
            </w:rPr>
          </w:rPrChange>
        </w:rPr>
        <w:t xml:space="preserve"> </w:t>
      </w:r>
      <w:r w:rsidRPr="00E67D62">
        <w:rPr>
          <w:strike/>
          <w:rPrChange w:id="417" w:author="Anthony Cossio" w:date="2025-04-02T09:31:00Z">
            <w:rPr/>
          </w:rPrChange>
        </w:rPr>
        <w:t>data</w:t>
      </w:r>
      <w:r w:rsidRPr="00E67D62">
        <w:rPr>
          <w:strike/>
          <w:spacing w:val="-2"/>
          <w:rPrChange w:id="418" w:author="Anthony Cossio" w:date="2025-04-02T09:31:00Z">
            <w:rPr>
              <w:spacing w:val="-2"/>
            </w:rPr>
          </w:rPrChange>
        </w:rPr>
        <w:t xml:space="preserve"> </w:t>
      </w:r>
      <w:r w:rsidRPr="00E67D62">
        <w:rPr>
          <w:strike/>
          <w:rPrChange w:id="419" w:author="Anthony Cossio" w:date="2025-04-02T09:31:00Z">
            <w:rPr/>
          </w:rPrChange>
        </w:rPr>
        <w:t>with</w:t>
      </w:r>
      <w:r w:rsidRPr="00E67D62">
        <w:rPr>
          <w:strike/>
          <w:spacing w:val="-4"/>
          <w:rPrChange w:id="420" w:author="Anthony Cossio" w:date="2025-04-02T09:31:00Z">
            <w:rPr>
              <w:spacing w:val="-4"/>
            </w:rPr>
          </w:rPrChange>
        </w:rPr>
        <w:t xml:space="preserve"> </w:t>
      </w:r>
      <w:r w:rsidRPr="00E67D62">
        <w:rPr>
          <w:strike/>
          <w:rPrChange w:id="421" w:author="Anthony Cossio" w:date="2025-04-02T09:31:00Z">
            <w:rPr/>
          </w:rPrChange>
        </w:rPr>
        <w:t>lower</w:t>
      </w:r>
      <w:r w:rsidRPr="00E67D62">
        <w:rPr>
          <w:strike/>
          <w:spacing w:val="-4"/>
          <w:rPrChange w:id="422" w:author="Anthony Cossio" w:date="2025-04-02T09:31:00Z">
            <w:rPr>
              <w:spacing w:val="-4"/>
            </w:rPr>
          </w:rPrChange>
        </w:rPr>
        <w:t xml:space="preserve"> </w:t>
      </w:r>
      <w:r w:rsidRPr="00E67D62">
        <w:rPr>
          <w:strike/>
          <w:rPrChange w:id="423" w:author="Anthony Cossio" w:date="2025-04-02T09:31:00Z">
            <w:rPr/>
          </w:rPrChange>
        </w:rPr>
        <w:t>and</w:t>
      </w:r>
      <w:r w:rsidRPr="00E67D62">
        <w:rPr>
          <w:strike/>
          <w:spacing w:val="-3"/>
          <w:rPrChange w:id="424" w:author="Anthony Cossio" w:date="2025-04-02T09:31:00Z">
            <w:rPr>
              <w:spacing w:val="-3"/>
            </w:rPr>
          </w:rPrChange>
        </w:rPr>
        <w:t xml:space="preserve"> </w:t>
      </w:r>
      <w:r w:rsidRPr="00E67D62">
        <w:rPr>
          <w:strike/>
          <w:rPrChange w:id="425" w:author="Anthony Cossio" w:date="2025-04-02T09:31:00Z">
            <w:rPr/>
          </w:rPrChange>
        </w:rPr>
        <w:t>upper confidence intervals and the number of binned data samples</w:t>
      </w:r>
      <w:ins w:id="426" w:author="Anthony Cossio" w:date="2025-04-02T09:30:00Z">
        <w:r w:rsidR="00E67D62" w:rsidRPr="00E67D62">
          <w:rPr>
            <w:strike/>
            <w:rPrChange w:id="427" w:author="Anthony Cossio" w:date="2025-04-02T09:31:00Z">
              <w:rPr/>
            </w:rPrChange>
          </w:rPr>
          <w:t xml:space="preserve"> </w:t>
        </w:r>
      </w:ins>
      <w:ins w:id="428" w:author="Anthony Cossio" w:date="2025-04-02T09:31:00Z">
        <w:r w:rsidR="00E67D62" w:rsidRPr="00E67D62">
          <w:rPr>
            <w:strike/>
            <w:rPrChange w:id="429" w:author="Anthony Cossio" w:date="2025-04-02T09:31:00Z">
              <w:rPr/>
            </w:rPrChange>
          </w:rPr>
          <w:t>in 0.1°</w:t>
        </w:r>
        <w:r w:rsidR="00E67D62" w:rsidRPr="00E67D62">
          <w:rPr>
            <w:strike/>
            <w:spacing w:val="-2"/>
            <w:rPrChange w:id="430" w:author="Anthony Cossio" w:date="2025-04-02T09:31:00Z">
              <w:rPr>
                <w:spacing w:val="-2"/>
              </w:rPr>
            </w:rPrChange>
          </w:rPr>
          <w:t xml:space="preserve"> </w:t>
        </w:r>
        <w:r w:rsidR="00E67D62" w:rsidRPr="00E67D62">
          <w:rPr>
            <w:strike/>
            <w:rPrChange w:id="431" w:author="Anthony Cossio" w:date="2025-04-02T09:31:00Z">
              <w:rPr/>
            </w:rPrChange>
          </w:rPr>
          <w:t>by</w:t>
        </w:r>
        <w:r w:rsidR="00E67D62" w:rsidRPr="00E67D62">
          <w:rPr>
            <w:strike/>
            <w:spacing w:val="-2"/>
            <w:rPrChange w:id="432" w:author="Anthony Cossio" w:date="2025-04-02T09:31:00Z">
              <w:rPr>
                <w:spacing w:val="-2"/>
              </w:rPr>
            </w:rPrChange>
          </w:rPr>
          <w:t xml:space="preserve"> </w:t>
        </w:r>
        <w:r w:rsidR="00E67D62" w:rsidRPr="00E67D62">
          <w:rPr>
            <w:strike/>
            <w:rPrChange w:id="433" w:author="Anthony Cossio" w:date="2025-04-02T09:31:00Z">
              <w:rPr/>
            </w:rPrChange>
          </w:rPr>
          <w:t>0.1°</w:t>
        </w:r>
        <w:r w:rsidR="00E67D62" w:rsidRPr="00E67D62">
          <w:rPr>
            <w:strike/>
            <w:spacing w:val="-4"/>
            <w:rPrChange w:id="434" w:author="Anthony Cossio" w:date="2025-04-02T09:31:00Z">
              <w:rPr>
                <w:spacing w:val="-4"/>
              </w:rPr>
            </w:rPrChange>
          </w:rPr>
          <w:t xml:space="preserve"> </w:t>
        </w:r>
        <w:r w:rsidR="00E67D62" w:rsidRPr="00E67D62">
          <w:rPr>
            <w:strike/>
            <w:rPrChange w:id="435" w:author="Anthony Cossio" w:date="2025-04-02T09:31:00Z">
              <w:rPr/>
            </w:rPrChange>
          </w:rPr>
          <w:t>grid</w:t>
        </w:r>
        <w:r w:rsidR="00E67D62" w:rsidRPr="00E67D62">
          <w:rPr>
            <w:strike/>
            <w:spacing w:val="-2"/>
            <w:rPrChange w:id="436" w:author="Anthony Cossio" w:date="2025-04-02T09:31:00Z">
              <w:rPr>
                <w:spacing w:val="-2"/>
              </w:rPr>
            </w:rPrChange>
          </w:rPr>
          <w:t xml:space="preserve"> </w:t>
        </w:r>
        <w:r w:rsidR="00E67D62" w:rsidRPr="00E67D62">
          <w:rPr>
            <w:strike/>
            <w:rPrChange w:id="437" w:author="Anthony Cossio" w:date="2025-04-02T09:31:00Z">
              <w:rPr/>
            </w:rPrChange>
          </w:rPr>
          <w:t>cells</w:t>
        </w:r>
      </w:ins>
      <w:r w:rsidRPr="00E67D62">
        <w:rPr>
          <w:strike/>
          <w:rPrChange w:id="438" w:author="Anthony Cossio" w:date="2025-04-02T09:31:00Z">
            <w:rPr/>
          </w:rPrChange>
        </w:rPr>
        <w:t>.</w:t>
      </w:r>
    </w:p>
    <w:p w14:paraId="748A27CA" w14:textId="77777777" w:rsidR="006E506B" w:rsidRPr="00E67D62" w:rsidRDefault="006E506B">
      <w:pPr>
        <w:pStyle w:val="BodyText"/>
        <w:rPr>
          <w:strike/>
          <w:sz w:val="20"/>
          <w:rPrChange w:id="439" w:author="Anthony Cossio" w:date="2025-04-02T09:31:00Z">
            <w:rPr>
              <w:sz w:val="20"/>
            </w:rPr>
          </w:rPrChange>
        </w:rPr>
      </w:pPr>
    </w:p>
    <w:p w14:paraId="73256467" w14:textId="77777777" w:rsidR="006E506B" w:rsidRPr="00E67D62" w:rsidRDefault="006E506B">
      <w:pPr>
        <w:pStyle w:val="BodyText"/>
        <w:spacing w:before="160"/>
        <w:rPr>
          <w:strike/>
          <w:sz w:val="20"/>
          <w:rPrChange w:id="440" w:author="Anthony Cossio" w:date="2025-04-02T09:31:00Z">
            <w:rPr>
              <w:sz w:val="20"/>
            </w:rPr>
          </w:rPrChange>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4"/>
        <w:gridCol w:w="1201"/>
        <w:gridCol w:w="1200"/>
        <w:gridCol w:w="1200"/>
        <w:gridCol w:w="1200"/>
        <w:gridCol w:w="960"/>
        <w:gridCol w:w="961"/>
        <w:gridCol w:w="1008"/>
      </w:tblGrid>
      <w:tr w:rsidR="006E506B" w:rsidRPr="00E67D62" w14:paraId="06991DF3" w14:textId="77777777">
        <w:trPr>
          <w:trHeight w:val="810"/>
        </w:trPr>
        <w:tc>
          <w:tcPr>
            <w:tcW w:w="1594" w:type="dxa"/>
          </w:tcPr>
          <w:p w14:paraId="7C89CA36" w14:textId="77777777" w:rsidR="006E506B" w:rsidRPr="00E67D62" w:rsidRDefault="00226618">
            <w:pPr>
              <w:pStyle w:val="TableParagraph"/>
              <w:spacing w:before="1" w:line="240" w:lineRule="auto"/>
              <w:jc w:val="left"/>
              <w:rPr>
                <w:strike/>
                <w:sz w:val="24"/>
                <w:rPrChange w:id="441" w:author="Anthony Cossio" w:date="2025-04-02T09:31:00Z">
                  <w:rPr>
                    <w:sz w:val="24"/>
                  </w:rPr>
                </w:rPrChange>
              </w:rPr>
            </w:pPr>
            <w:r w:rsidRPr="00E67D62">
              <w:rPr>
                <w:strike/>
                <w:spacing w:val="-2"/>
                <w:sz w:val="24"/>
                <w:rPrChange w:id="442" w:author="Anthony Cossio" w:date="2025-04-02T09:31:00Z">
                  <w:rPr>
                    <w:spacing w:val="-2"/>
                    <w:sz w:val="24"/>
                  </w:rPr>
                </w:rPrChange>
              </w:rPr>
              <w:lastRenderedPageBreak/>
              <w:t>Glider</w:t>
            </w:r>
          </w:p>
        </w:tc>
        <w:tc>
          <w:tcPr>
            <w:tcW w:w="1201" w:type="dxa"/>
          </w:tcPr>
          <w:p w14:paraId="4D1F7121" w14:textId="77777777" w:rsidR="006E506B" w:rsidRPr="00E67D62" w:rsidRDefault="00226618">
            <w:pPr>
              <w:pStyle w:val="TableParagraph"/>
              <w:spacing w:before="1" w:line="240" w:lineRule="auto"/>
              <w:ind w:left="270" w:right="248" w:hanging="15"/>
              <w:jc w:val="left"/>
              <w:rPr>
                <w:strike/>
                <w:sz w:val="24"/>
                <w:rPrChange w:id="443" w:author="Anthony Cossio" w:date="2025-04-02T09:31:00Z">
                  <w:rPr>
                    <w:sz w:val="24"/>
                  </w:rPr>
                </w:rPrChange>
              </w:rPr>
            </w:pPr>
            <w:r w:rsidRPr="00E67D62">
              <w:rPr>
                <w:strike/>
                <w:sz w:val="24"/>
                <w:rPrChange w:id="444" w:author="Anthony Cossio" w:date="2025-04-02T09:31:00Z">
                  <w:rPr>
                    <w:sz w:val="24"/>
                  </w:rPr>
                </w:rPrChange>
              </w:rPr>
              <w:t>70</w:t>
            </w:r>
            <w:r w:rsidRPr="00E67D62">
              <w:rPr>
                <w:strike/>
                <w:spacing w:val="-15"/>
                <w:sz w:val="24"/>
                <w:rPrChange w:id="445" w:author="Anthony Cossio" w:date="2025-04-02T09:31:00Z">
                  <w:rPr>
                    <w:spacing w:val="-15"/>
                    <w:sz w:val="24"/>
                  </w:rPr>
                </w:rPrChange>
              </w:rPr>
              <w:t xml:space="preserve"> </w:t>
            </w:r>
            <w:r w:rsidRPr="00E67D62">
              <w:rPr>
                <w:strike/>
                <w:sz w:val="24"/>
                <w:rPrChange w:id="446" w:author="Anthony Cossio" w:date="2025-04-02T09:31:00Z">
                  <w:rPr>
                    <w:sz w:val="24"/>
                  </w:rPr>
                </w:rPrChange>
              </w:rPr>
              <w:t xml:space="preserve">kHz </w:t>
            </w:r>
            <w:r w:rsidRPr="00E67D62">
              <w:rPr>
                <w:strike/>
                <w:spacing w:val="-2"/>
                <w:sz w:val="24"/>
                <w:rPrChange w:id="447" w:author="Anthony Cossio" w:date="2025-04-02T09:31:00Z">
                  <w:rPr>
                    <w:spacing w:val="-2"/>
                    <w:sz w:val="24"/>
                  </w:rPr>
                </w:rPrChange>
              </w:rPr>
              <w:t>density</w:t>
            </w:r>
          </w:p>
        </w:tc>
        <w:tc>
          <w:tcPr>
            <w:tcW w:w="1200" w:type="dxa"/>
          </w:tcPr>
          <w:p w14:paraId="4A43CE0A" w14:textId="77777777" w:rsidR="006E506B" w:rsidRPr="00E67D62" w:rsidRDefault="00226618">
            <w:pPr>
              <w:pStyle w:val="TableParagraph"/>
              <w:spacing w:before="1" w:line="240" w:lineRule="auto"/>
              <w:ind w:left="11" w:right="3"/>
              <w:rPr>
                <w:strike/>
                <w:sz w:val="24"/>
                <w:rPrChange w:id="448" w:author="Anthony Cossio" w:date="2025-04-02T09:31:00Z">
                  <w:rPr>
                    <w:sz w:val="24"/>
                  </w:rPr>
                </w:rPrChange>
              </w:rPr>
            </w:pPr>
            <w:r w:rsidRPr="00E67D62">
              <w:rPr>
                <w:strike/>
                <w:sz w:val="24"/>
                <w:rPrChange w:id="449" w:author="Anthony Cossio" w:date="2025-04-02T09:31:00Z">
                  <w:rPr>
                    <w:sz w:val="24"/>
                  </w:rPr>
                </w:rPrChange>
              </w:rPr>
              <w:t>Lower</w:t>
            </w:r>
            <w:r w:rsidRPr="00E67D62">
              <w:rPr>
                <w:strike/>
                <w:spacing w:val="-3"/>
                <w:sz w:val="24"/>
                <w:rPrChange w:id="450" w:author="Anthony Cossio" w:date="2025-04-02T09:31:00Z">
                  <w:rPr>
                    <w:spacing w:val="-3"/>
                    <w:sz w:val="24"/>
                  </w:rPr>
                </w:rPrChange>
              </w:rPr>
              <w:t xml:space="preserve"> </w:t>
            </w:r>
            <w:r w:rsidRPr="00E67D62">
              <w:rPr>
                <w:strike/>
                <w:spacing w:val="-5"/>
                <w:sz w:val="24"/>
                <w:rPrChange w:id="451" w:author="Anthony Cossio" w:date="2025-04-02T09:31:00Z">
                  <w:rPr>
                    <w:spacing w:val="-5"/>
                    <w:sz w:val="24"/>
                  </w:rPr>
                </w:rPrChange>
              </w:rPr>
              <w:t>CI</w:t>
            </w:r>
          </w:p>
        </w:tc>
        <w:tc>
          <w:tcPr>
            <w:tcW w:w="1200" w:type="dxa"/>
          </w:tcPr>
          <w:p w14:paraId="26442150" w14:textId="77777777" w:rsidR="006E506B" w:rsidRPr="00E67D62" w:rsidRDefault="00226618">
            <w:pPr>
              <w:pStyle w:val="TableParagraph"/>
              <w:spacing w:before="1" w:line="240" w:lineRule="auto"/>
              <w:ind w:left="11" w:right="3"/>
              <w:rPr>
                <w:strike/>
                <w:sz w:val="24"/>
                <w:rPrChange w:id="452" w:author="Anthony Cossio" w:date="2025-04-02T09:31:00Z">
                  <w:rPr>
                    <w:sz w:val="24"/>
                  </w:rPr>
                </w:rPrChange>
              </w:rPr>
            </w:pPr>
            <w:r w:rsidRPr="00E67D62">
              <w:rPr>
                <w:strike/>
                <w:sz w:val="24"/>
                <w:rPrChange w:id="453" w:author="Anthony Cossio" w:date="2025-04-02T09:31:00Z">
                  <w:rPr>
                    <w:sz w:val="24"/>
                  </w:rPr>
                </w:rPrChange>
              </w:rPr>
              <w:t xml:space="preserve">Upper </w:t>
            </w:r>
            <w:r w:rsidRPr="00E67D62">
              <w:rPr>
                <w:strike/>
                <w:spacing w:val="-5"/>
                <w:sz w:val="24"/>
                <w:rPrChange w:id="454" w:author="Anthony Cossio" w:date="2025-04-02T09:31:00Z">
                  <w:rPr>
                    <w:spacing w:val="-5"/>
                    <w:sz w:val="24"/>
                  </w:rPr>
                </w:rPrChange>
              </w:rPr>
              <w:t>CI</w:t>
            </w:r>
          </w:p>
        </w:tc>
        <w:tc>
          <w:tcPr>
            <w:tcW w:w="1200" w:type="dxa"/>
          </w:tcPr>
          <w:p w14:paraId="1EBEBF13" w14:textId="77777777" w:rsidR="006E506B" w:rsidRPr="00E67D62" w:rsidRDefault="00226618">
            <w:pPr>
              <w:pStyle w:val="TableParagraph"/>
              <w:spacing w:before="1" w:line="240" w:lineRule="auto"/>
              <w:ind w:left="270" w:right="190" w:hanging="70"/>
              <w:jc w:val="left"/>
              <w:rPr>
                <w:strike/>
                <w:sz w:val="24"/>
                <w:rPrChange w:id="455" w:author="Anthony Cossio" w:date="2025-04-02T09:31:00Z">
                  <w:rPr>
                    <w:sz w:val="24"/>
                  </w:rPr>
                </w:rPrChange>
              </w:rPr>
            </w:pPr>
            <w:r w:rsidRPr="00E67D62">
              <w:rPr>
                <w:strike/>
                <w:sz w:val="24"/>
                <w:rPrChange w:id="456" w:author="Anthony Cossio" w:date="2025-04-02T09:31:00Z">
                  <w:rPr>
                    <w:sz w:val="24"/>
                  </w:rPr>
                </w:rPrChange>
              </w:rPr>
              <w:t>120</w:t>
            </w:r>
            <w:r w:rsidRPr="00E67D62">
              <w:rPr>
                <w:strike/>
                <w:spacing w:val="-15"/>
                <w:sz w:val="24"/>
                <w:rPrChange w:id="457" w:author="Anthony Cossio" w:date="2025-04-02T09:31:00Z">
                  <w:rPr>
                    <w:spacing w:val="-15"/>
                    <w:sz w:val="24"/>
                  </w:rPr>
                </w:rPrChange>
              </w:rPr>
              <w:t xml:space="preserve"> </w:t>
            </w:r>
            <w:r w:rsidRPr="00E67D62">
              <w:rPr>
                <w:strike/>
                <w:sz w:val="24"/>
                <w:rPrChange w:id="458" w:author="Anthony Cossio" w:date="2025-04-02T09:31:00Z">
                  <w:rPr>
                    <w:sz w:val="24"/>
                  </w:rPr>
                </w:rPrChange>
              </w:rPr>
              <w:t xml:space="preserve">kHz </w:t>
            </w:r>
            <w:r w:rsidRPr="00E67D62">
              <w:rPr>
                <w:strike/>
                <w:spacing w:val="-2"/>
                <w:sz w:val="24"/>
                <w:rPrChange w:id="459" w:author="Anthony Cossio" w:date="2025-04-02T09:31:00Z">
                  <w:rPr>
                    <w:spacing w:val="-2"/>
                    <w:sz w:val="24"/>
                  </w:rPr>
                </w:rPrChange>
              </w:rPr>
              <w:t>density</w:t>
            </w:r>
          </w:p>
        </w:tc>
        <w:tc>
          <w:tcPr>
            <w:tcW w:w="960" w:type="dxa"/>
          </w:tcPr>
          <w:p w14:paraId="16B4FA8C" w14:textId="77777777" w:rsidR="006E506B" w:rsidRPr="00E67D62" w:rsidRDefault="00226618">
            <w:pPr>
              <w:pStyle w:val="TableParagraph"/>
              <w:spacing w:before="1" w:line="240" w:lineRule="auto"/>
              <w:ind w:left="359" w:hanging="180"/>
              <w:jc w:val="left"/>
              <w:rPr>
                <w:strike/>
                <w:sz w:val="24"/>
                <w:rPrChange w:id="460" w:author="Anthony Cossio" w:date="2025-04-02T09:31:00Z">
                  <w:rPr>
                    <w:sz w:val="24"/>
                  </w:rPr>
                </w:rPrChange>
              </w:rPr>
            </w:pPr>
            <w:r w:rsidRPr="00E67D62">
              <w:rPr>
                <w:strike/>
                <w:spacing w:val="-4"/>
                <w:sz w:val="24"/>
                <w:rPrChange w:id="461" w:author="Anthony Cossio" w:date="2025-04-02T09:31:00Z">
                  <w:rPr>
                    <w:spacing w:val="-4"/>
                    <w:sz w:val="24"/>
                  </w:rPr>
                </w:rPrChange>
              </w:rPr>
              <w:t xml:space="preserve">Lower </w:t>
            </w:r>
            <w:r w:rsidRPr="00E67D62">
              <w:rPr>
                <w:strike/>
                <w:spacing w:val="-6"/>
                <w:sz w:val="24"/>
                <w:rPrChange w:id="462" w:author="Anthony Cossio" w:date="2025-04-02T09:31:00Z">
                  <w:rPr>
                    <w:spacing w:val="-6"/>
                    <w:sz w:val="24"/>
                  </w:rPr>
                </w:rPrChange>
              </w:rPr>
              <w:t>CI</w:t>
            </w:r>
          </w:p>
        </w:tc>
        <w:tc>
          <w:tcPr>
            <w:tcW w:w="961" w:type="dxa"/>
          </w:tcPr>
          <w:p w14:paraId="37FC7AA4" w14:textId="77777777" w:rsidR="006E506B" w:rsidRPr="00E67D62" w:rsidRDefault="00226618">
            <w:pPr>
              <w:pStyle w:val="TableParagraph"/>
              <w:spacing w:before="1" w:line="240" w:lineRule="auto"/>
              <w:ind w:left="359" w:right="165" w:hanging="178"/>
              <w:jc w:val="left"/>
              <w:rPr>
                <w:strike/>
                <w:sz w:val="24"/>
                <w:rPrChange w:id="463" w:author="Anthony Cossio" w:date="2025-04-02T09:31:00Z">
                  <w:rPr>
                    <w:sz w:val="24"/>
                  </w:rPr>
                </w:rPrChange>
              </w:rPr>
            </w:pPr>
            <w:r w:rsidRPr="00E67D62">
              <w:rPr>
                <w:strike/>
                <w:spacing w:val="-2"/>
                <w:sz w:val="24"/>
                <w:rPrChange w:id="464" w:author="Anthony Cossio" w:date="2025-04-02T09:31:00Z">
                  <w:rPr>
                    <w:spacing w:val="-2"/>
                    <w:sz w:val="24"/>
                  </w:rPr>
                </w:rPrChange>
              </w:rPr>
              <w:t xml:space="preserve">Upper </w:t>
            </w:r>
            <w:r w:rsidRPr="00E67D62">
              <w:rPr>
                <w:strike/>
                <w:spacing w:val="-6"/>
                <w:sz w:val="24"/>
                <w:rPrChange w:id="465" w:author="Anthony Cossio" w:date="2025-04-02T09:31:00Z">
                  <w:rPr>
                    <w:spacing w:val="-6"/>
                    <w:sz w:val="24"/>
                  </w:rPr>
                </w:rPrChange>
              </w:rPr>
              <w:t>CI</w:t>
            </w:r>
          </w:p>
        </w:tc>
        <w:tc>
          <w:tcPr>
            <w:tcW w:w="1008" w:type="dxa"/>
          </w:tcPr>
          <w:p w14:paraId="6BF9BEBE" w14:textId="77777777" w:rsidR="006E506B" w:rsidRPr="00E67D62" w:rsidRDefault="00226618">
            <w:pPr>
              <w:pStyle w:val="TableParagraph"/>
              <w:spacing w:before="1" w:line="240" w:lineRule="auto"/>
              <w:ind w:left="402" w:right="99" w:hanging="296"/>
              <w:jc w:val="left"/>
              <w:rPr>
                <w:strike/>
                <w:sz w:val="24"/>
                <w:rPrChange w:id="466" w:author="Anthony Cossio" w:date="2025-04-02T09:31:00Z">
                  <w:rPr>
                    <w:sz w:val="24"/>
                  </w:rPr>
                </w:rPrChange>
              </w:rPr>
            </w:pPr>
            <w:r w:rsidRPr="00E67D62">
              <w:rPr>
                <w:strike/>
                <w:spacing w:val="-2"/>
                <w:sz w:val="24"/>
                <w:rPrChange w:id="467" w:author="Anthony Cossio" w:date="2025-04-02T09:31:00Z">
                  <w:rPr>
                    <w:spacing w:val="-2"/>
                    <w:sz w:val="24"/>
                  </w:rPr>
                </w:rPrChange>
              </w:rPr>
              <w:t xml:space="preserve">Number </w:t>
            </w:r>
            <w:r w:rsidRPr="00E67D62">
              <w:rPr>
                <w:strike/>
                <w:spacing w:val="-6"/>
                <w:sz w:val="24"/>
                <w:rPrChange w:id="468" w:author="Anthony Cossio" w:date="2025-04-02T09:31:00Z">
                  <w:rPr>
                    <w:spacing w:val="-6"/>
                    <w:sz w:val="24"/>
                  </w:rPr>
                </w:rPrChange>
              </w:rPr>
              <w:t>of</w:t>
            </w:r>
          </w:p>
          <w:p w14:paraId="67175EB4" w14:textId="77777777" w:rsidR="006E506B" w:rsidRPr="00E67D62" w:rsidRDefault="00226618">
            <w:pPr>
              <w:pStyle w:val="TableParagraph"/>
              <w:spacing w:line="249" w:lineRule="exact"/>
              <w:ind w:left="135"/>
              <w:jc w:val="left"/>
              <w:rPr>
                <w:strike/>
                <w:sz w:val="24"/>
                <w:rPrChange w:id="469" w:author="Anthony Cossio" w:date="2025-04-02T09:31:00Z">
                  <w:rPr>
                    <w:sz w:val="24"/>
                  </w:rPr>
                </w:rPrChange>
              </w:rPr>
            </w:pPr>
            <w:r w:rsidRPr="00E67D62">
              <w:rPr>
                <w:strike/>
                <w:spacing w:val="-2"/>
                <w:sz w:val="24"/>
                <w:rPrChange w:id="470" w:author="Anthony Cossio" w:date="2025-04-02T09:31:00Z">
                  <w:rPr>
                    <w:spacing w:val="-2"/>
                    <w:sz w:val="24"/>
                  </w:rPr>
                </w:rPrChange>
              </w:rPr>
              <w:t>samples</w:t>
            </w:r>
          </w:p>
        </w:tc>
      </w:tr>
      <w:tr w:rsidR="006E506B" w:rsidRPr="00E67D62" w14:paraId="28EA46CE" w14:textId="77777777">
        <w:trPr>
          <w:trHeight w:val="287"/>
        </w:trPr>
        <w:tc>
          <w:tcPr>
            <w:tcW w:w="1594" w:type="dxa"/>
          </w:tcPr>
          <w:p w14:paraId="3B1E9EBD" w14:textId="77777777" w:rsidR="006E506B" w:rsidRPr="00E67D62" w:rsidRDefault="00226618">
            <w:pPr>
              <w:pStyle w:val="TableParagraph"/>
              <w:spacing w:line="268" w:lineRule="exact"/>
              <w:jc w:val="left"/>
              <w:rPr>
                <w:strike/>
                <w:sz w:val="24"/>
                <w:rPrChange w:id="471" w:author="Anthony Cossio" w:date="2025-04-02T09:31:00Z">
                  <w:rPr>
                    <w:sz w:val="24"/>
                  </w:rPr>
                </w:rPrChange>
              </w:rPr>
            </w:pPr>
            <w:r w:rsidRPr="00E67D62">
              <w:rPr>
                <w:strike/>
                <w:spacing w:val="-2"/>
                <w:sz w:val="24"/>
                <w:rPrChange w:id="472" w:author="Anthony Cossio" w:date="2025-04-02T09:31:00Z">
                  <w:rPr>
                    <w:spacing w:val="-2"/>
                    <w:sz w:val="24"/>
                  </w:rPr>
                </w:rPrChange>
              </w:rPr>
              <w:t>AMLR03</w:t>
            </w:r>
          </w:p>
        </w:tc>
        <w:tc>
          <w:tcPr>
            <w:tcW w:w="1201" w:type="dxa"/>
          </w:tcPr>
          <w:p w14:paraId="20BC79A0" w14:textId="77777777" w:rsidR="006E506B" w:rsidRPr="00E67D62" w:rsidRDefault="00226618">
            <w:pPr>
              <w:pStyle w:val="TableParagraph"/>
              <w:spacing w:line="268" w:lineRule="exact"/>
              <w:ind w:left="10"/>
              <w:rPr>
                <w:strike/>
                <w:sz w:val="24"/>
                <w:rPrChange w:id="473" w:author="Anthony Cossio" w:date="2025-04-02T09:31:00Z">
                  <w:rPr>
                    <w:sz w:val="24"/>
                  </w:rPr>
                </w:rPrChange>
              </w:rPr>
            </w:pPr>
            <w:r w:rsidRPr="00E67D62">
              <w:rPr>
                <w:strike/>
                <w:spacing w:val="-2"/>
                <w:sz w:val="24"/>
                <w:rPrChange w:id="474" w:author="Anthony Cossio" w:date="2025-04-02T09:31:00Z">
                  <w:rPr>
                    <w:spacing w:val="-2"/>
                    <w:sz w:val="24"/>
                  </w:rPr>
                </w:rPrChange>
              </w:rPr>
              <w:t>101.77</w:t>
            </w:r>
          </w:p>
        </w:tc>
        <w:tc>
          <w:tcPr>
            <w:tcW w:w="1200" w:type="dxa"/>
          </w:tcPr>
          <w:p w14:paraId="7992B51B" w14:textId="77777777" w:rsidR="006E506B" w:rsidRPr="00E67D62" w:rsidRDefault="00226618">
            <w:pPr>
              <w:pStyle w:val="TableParagraph"/>
              <w:spacing w:line="268" w:lineRule="exact"/>
              <w:ind w:left="11" w:right="4"/>
              <w:rPr>
                <w:strike/>
                <w:sz w:val="24"/>
                <w:rPrChange w:id="475" w:author="Anthony Cossio" w:date="2025-04-02T09:31:00Z">
                  <w:rPr>
                    <w:sz w:val="24"/>
                  </w:rPr>
                </w:rPrChange>
              </w:rPr>
            </w:pPr>
            <w:r w:rsidRPr="00E67D62">
              <w:rPr>
                <w:strike/>
                <w:spacing w:val="-2"/>
                <w:sz w:val="24"/>
                <w:rPrChange w:id="476" w:author="Anthony Cossio" w:date="2025-04-02T09:31:00Z">
                  <w:rPr>
                    <w:spacing w:val="-2"/>
                    <w:sz w:val="24"/>
                  </w:rPr>
                </w:rPrChange>
              </w:rPr>
              <w:t>78.54</w:t>
            </w:r>
          </w:p>
        </w:tc>
        <w:tc>
          <w:tcPr>
            <w:tcW w:w="1200" w:type="dxa"/>
          </w:tcPr>
          <w:p w14:paraId="0C3ABFAD" w14:textId="77777777" w:rsidR="006E506B" w:rsidRPr="00E67D62" w:rsidRDefault="00226618">
            <w:pPr>
              <w:pStyle w:val="TableParagraph"/>
              <w:spacing w:line="268" w:lineRule="exact"/>
              <w:ind w:left="11" w:right="1"/>
              <w:rPr>
                <w:strike/>
                <w:sz w:val="24"/>
                <w:rPrChange w:id="477" w:author="Anthony Cossio" w:date="2025-04-02T09:31:00Z">
                  <w:rPr>
                    <w:sz w:val="24"/>
                  </w:rPr>
                </w:rPrChange>
              </w:rPr>
            </w:pPr>
            <w:r w:rsidRPr="00E67D62">
              <w:rPr>
                <w:strike/>
                <w:spacing w:val="-2"/>
                <w:sz w:val="24"/>
                <w:rPrChange w:id="478" w:author="Anthony Cossio" w:date="2025-04-02T09:31:00Z">
                  <w:rPr>
                    <w:spacing w:val="-2"/>
                    <w:sz w:val="24"/>
                  </w:rPr>
                </w:rPrChange>
              </w:rPr>
              <w:t>135.59</w:t>
            </w:r>
          </w:p>
        </w:tc>
        <w:tc>
          <w:tcPr>
            <w:tcW w:w="1200" w:type="dxa"/>
          </w:tcPr>
          <w:p w14:paraId="44D814DB" w14:textId="77777777" w:rsidR="006E506B" w:rsidRPr="00E67D62" w:rsidRDefault="00226618">
            <w:pPr>
              <w:pStyle w:val="TableParagraph"/>
              <w:spacing w:line="268" w:lineRule="exact"/>
              <w:ind w:left="11"/>
              <w:rPr>
                <w:strike/>
                <w:sz w:val="24"/>
                <w:rPrChange w:id="479" w:author="Anthony Cossio" w:date="2025-04-02T09:31:00Z">
                  <w:rPr>
                    <w:sz w:val="24"/>
                  </w:rPr>
                </w:rPrChange>
              </w:rPr>
            </w:pPr>
            <w:r w:rsidRPr="00E67D62">
              <w:rPr>
                <w:strike/>
                <w:spacing w:val="-2"/>
                <w:sz w:val="24"/>
                <w:rPrChange w:id="480" w:author="Anthony Cossio" w:date="2025-04-02T09:31:00Z">
                  <w:rPr>
                    <w:spacing w:val="-2"/>
                    <w:sz w:val="24"/>
                  </w:rPr>
                </w:rPrChange>
              </w:rPr>
              <w:t>161.95</w:t>
            </w:r>
          </w:p>
        </w:tc>
        <w:tc>
          <w:tcPr>
            <w:tcW w:w="960" w:type="dxa"/>
          </w:tcPr>
          <w:p w14:paraId="30A4FA90" w14:textId="77777777" w:rsidR="006E506B" w:rsidRPr="00E67D62" w:rsidRDefault="00226618">
            <w:pPr>
              <w:pStyle w:val="TableParagraph"/>
              <w:spacing w:line="268" w:lineRule="exact"/>
              <w:ind w:left="11"/>
              <w:rPr>
                <w:strike/>
                <w:sz w:val="24"/>
                <w:rPrChange w:id="481" w:author="Anthony Cossio" w:date="2025-04-02T09:31:00Z">
                  <w:rPr>
                    <w:sz w:val="24"/>
                  </w:rPr>
                </w:rPrChange>
              </w:rPr>
            </w:pPr>
            <w:r w:rsidRPr="00E67D62">
              <w:rPr>
                <w:strike/>
                <w:spacing w:val="-2"/>
                <w:sz w:val="24"/>
                <w:rPrChange w:id="482" w:author="Anthony Cossio" w:date="2025-04-02T09:31:00Z">
                  <w:rPr>
                    <w:spacing w:val="-2"/>
                    <w:sz w:val="24"/>
                  </w:rPr>
                </w:rPrChange>
              </w:rPr>
              <w:t>125.08</w:t>
            </w:r>
          </w:p>
        </w:tc>
        <w:tc>
          <w:tcPr>
            <w:tcW w:w="961" w:type="dxa"/>
          </w:tcPr>
          <w:p w14:paraId="442D3A75" w14:textId="77777777" w:rsidR="006E506B" w:rsidRPr="00E67D62" w:rsidRDefault="00226618">
            <w:pPr>
              <w:pStyle w:val="TableParagraph"/>
              <w:spacing w:line="268" w:lineRule="exact"/>
              <w:ind w:left="10"/>
              <w:rPr>
                <w:strike/>
                <w:sz w:val="24"/>
                <w:rPrChange w:id="483" w:author="Anthony Cossio" w:date="2025-04-02T09:31:00Z">
                  <w:rPr>
                    <w:sz w:val="24"/>
                  </w:rPr>
                </w:rPrChange>
              </w:rPr>
            </w:pPr>
            <w:r w:rsidRPr="00E67D62">
              <w:rPr>
                <w:strike/>
                <w:spacing w:val="-2"/>
                <w:sz w:val="24"/>
                <w:rPrChange w:id="484" w:author="Anthony Cossio" w:date="2025-04-02T09:31:00Z">
                  <w:rPr>
                    <w:spacing w:val="-2"/>
                    <w:sz w:val="24"/>
                  </w:rPr>
                </w:rPrChange>
              </w:rPr>
              <w:t>213.29</w:t>
            </w:r>
          </w:p>
        </w:tc>
        <w:tc>
          <w:tcPr>
            <w:tcW w:w="1008" w:type="dxa"/>
          </w:tcPr>
          <w:p w14:paraId="162873AC" w14:textId="77777777" w:rsidR="006E506B" w:rsidRPr="00E67D62" w:rsidRDefault="00226618">
            <w:pPr>
              <w:pStyle w:val="TableParagraph"/>
              <w:spacing w:line="268" w:lineRule="exact"/>
              <w:ind w:left="5"/>
              <w:rPr>
                <w:strike/>
                <w:sz w:val="24"/>
                <w:rPrChange w:id="485" w:author="Anthony Cossio" w:date="2025-04-02T09:31:00Z">
                  <w:rPr>
                    <w:sz w:val="24"/>
                  </w:rPr>
                </w:rPrChange>
              </w:rPr>
            </w:pPr>
            <w:r w:rsidRPr="00E67D62">
              <w:rPr>
                <w:strike/>
                <w:spacing w:val="-5"/>
                <w:sz w:val="24"/>
                <w:rPrChange w:id="486" w:author="Anthony Cossio" w:date="2025-04-02T09:31:00Z">
                  <w:rPr>
                    <w:spacing w:val="-5"/>
                    <w:sz w:val="24"/>
                  </w:rPr>
                </w:rPrChange>
              </w:rPr>
              <w:t>115</w:t>
            </w:r>
          </w:p>
        </w:tc>
      </w:tr>
      <w:tr w:rsidR="006E506B" w:rsidRPr="00E67D62" w14:paraId="6362D3C4" w14:textId="77777777">
        <w:trPr>
          <w:trHeight w:val="290"/>
        </w:trPr>
        <w:tc>
          <w:tcPr>
            <w:tcW w:w="1594" w:type="dxa"/>
          </w:tcPr>
          <w:p w14:paraId="3EAB24F4" w14:textId="77777777" w:rsidR="006E506B" w:rsidRPr="00E67D62" w:rsidRDefault="00226618">
            <w:pPr>
              <w:pStyle w:val="TableParagraph"/>
              <w:jc w:val="left"/>
              <w:rPr>
                <w:strike/>
                <w:sz w:val="24"/>
                <w:rPrChange w:id="487" w:author="Anthony Cossio" w:date="2025-04-02T09:31:00Z">
                  <w:rPr>
                    <w:sz w:val="24"/>
                  </w:rPr>
                </w:rPrChange>
              </w:rPr>
            </w:pPr>
            <w:r w:rsidRPr="00E67D62">
              <w:rPr>
                <w:strike/>
                <w:spacing w:val="-2"/>
                <w:sz w:val="24"/>
                <w:rPrChange w:id="488" w:author="Anthony Cossio" w:date="2025-04-02T09:31:00Z">
                  <w:rPr>
                    <w:spacing w:val="-2"/>
                    <w:sz w:val="24"/>
                  </w:rPr>
                </w:rPrChange>
              </w:rPr>
              <w:t>AMLR04</w:t>
            </w:r>
          </w:p>
        </w:tc>
        <w:tc>
          <w:tcPr>
            <w:tcW w:w="1201" w:type="dxa"/>
          </w:tcPr>
          <w:p w14:paraId="46B56F7E" w14:textId="77777777" w:rsidR="006E506B" w:rsidRPr="00E67D62" w:rsidRDefault="00226618">
            <w:pPr>
              <w:pStyle w:val="TableParagraph"/>
              <w:ind w:left="10" w:right="3"/>
              <w:rPr>
                <w:strike/>
                <w:sz w:val="24"/>
                <w:rPrChange w:id="489" w:author="Anthony Cossio" w:date="2025-04-02T09:31:00Z">
                  <w:rPr>
                    <w:sz w:val="24"/>
                  </w:rPr>
                </w:rPrChange>
              </w:rPr>
            </w:pPr>
            <w:r w:rsidRPr="00E67D62">
              <w:rPr>
                <w:strike/>
                <w:spacing w:val="-2"/>
                <w:sz w:val="24"/>
                <w:rPrChange w:id="490" w:author="Anthony Cossio" w:date="2025-04-02T09:31:00Z">
                  <w:rPr>
                    <w:spacing w:val="-2"/>
                    <w:sz w:val="24"/>
                  </w:rPr>
                </w:rPrChange>
              </w:rPr>
              <w:t>75.54</w:t>
            </w:r>
          </w:p>
        </w:tc>
        <w:tc>
          <w:tcPr>
            <w:tcW w:w="1200" w:type="dxa"/>
          </w:tcPr>
          <w:p w14:paraId="39832039" w14:textId="77777777" w:rsidR="006E506B" w:rsidRPr="00E67D62" w:rsidRDefault="00226618">
            <w:pPr>
              <w:pStyle w:val="TableParagraph"/>
              <w:ind w:left="11" w:right="6"/>
              <w:rPr>
                <w:strike/>
                <w:sz w:val="24"/>
                <w:rPrChange w:id="491" w:author="Anthony Cossio" w:date="2025-04-02T09:31:00Z">
                  <w:rPr>
                    <w:sz w:val="24"/>
                  </w:rPr>
                </w:rPrChange>
              </w:rPr>
            </w:pPr>
            <w:r w:rsidRPr="00E67D62">
              <w:rPr>
                <w:strike/>
                <w:spacing w:val="-4"/>
                <w:sz w:val="24"/>
                <w:rPrChange w:id="492" w:author="Anthony Cossio" w:date="2025-04-02T09:31:00Z">
                  <w:rPr>
                    <w:spacing w:val="-4"/>
                    <w:sz w:val="24"/>
                  </w:rPr>
                </w:rPrChange>
              </w:rPr>
              <w:t>51.7</w:t>
            </w:r>
          </w:p>
        </w:tc>
        <w:tc>
          <w:tcPr>
            <w:tcW w:w="1200" w:type="dxa"/>
          </w:tcPr>
          <w:p w14:paraId="7677F050" w14:textId="77777777" w:rsidR="006E506B" w:rsidRPr="00E67D62" w:rsidRDefault="00226618">
            <w:pPr>
              <w:pStyle w:val="TableParagraph"/>
              <w:ind w:left="11" w:right="1"/>
              <w:rPr>
                <w:strike/>
                <w:sz w:val="24"/>
                <w:rPrChange w:id="493" w:author="Anthony Cossio" w:date="2025-04-02T09:31:00Z">
                  <w:rPr>
                    <w:sz w:val="24"/>
                  </w:rPr>
                </w:rPrChange>
              </w:rPr>
            </w:pPr>
            <w:r w:rsidRPr="00E67D62">
              <w:rPr>
                <w:strike/>
                <w:spacing w:val="-2"/>
                <w:sz w:val="24"/>
                <w:rPrChange w:id="494" w:author="Anthony Cossio" w:date="2025-04-02T09:31:00Z">
                  <w:rPr>
                    <w:spacing w:val="-2"/>
                    <w:sz w:val="24"/>
                  </w:rPr>
                </w:rPrChange>
              </w:rPr>
              <w:t>108.64</w:t>
            </w:r>
          </w:p>
        </w:tc>
        <w:tc>
          <w:tcPr>
            <w:tcW w:w="1200" w:type="dxa"/>
          </w:tcPr>
          <w:p w14:paraId="724B2372" w14:textId="77777777" w:rsidR="006E506B" w:rsidRPr="00E67D62" w:rsidRDefault="00226618">
            <w:pPr>
              <w:pStyle w:val="TableParagraph"/>
              <w:ind w:left="11" w:right="3"/>
              <w:rPr>
                <w:strike/>
                <w:sz w:val="24"/>
                <w:rPrChange w:id="495" w:author="Anthony Cossio" w:date="2025-04-02T09:31:00Z">
                  <w:rPr>
                    <w:sz w:val="24"/>
                  </w:rPr>
                </w:rPrChange>
              </w:rPr>
            </w:pPr>
            <w:r w:rsidRPr="00E67D62">
              <w:rPr>
                <w:strike/>
                <w:spacing w:val="-2"/>
                <w:sz w:val="24"/>
                <w:rPrChange w:id="496" w:author="Anthony Cossio" w:date="2025-04-02T09:31:00Z">
                  <w:rPr>
                    <w:spacing w:val="-2"/>
                    <w:sz w:val="24"/>
                  </w:rPr>
                </w:rPrChange>
              </w:rPr>
              <w:t>96.08</w:t>
            </w:r>
          </w:p>
        </w:tc>
        <w:tc>
          <w:tcPr>
            <w:tcW w:w="960" w:type="dxa"/>
          </w:tcPr>
          <w:p w14:paraId="479BCC51" w14:textId="77777777" w:rsidR="006E506B" w:rsidRPr="00E67D62" w:rsidRDefault="00226618">
            <w:pPr>
              <w:pStyle w:val="TableParagraph"/>
              <w:ind w:left="11" w:right="3"/>
              <w:rPr>
                <w:strike/>
                <w:sz w:val="24"/>
                <w:rPrChange w:id="497" w:author="Anthony Cossio" w:date="2025-04-02T09:31:00Z">
                  <w:rPr>
                    <w:sz w:val="24"/>
                  </w:rPr>
                </w:rPrChange>
              </w:rPr>
            </w:pPr>
            <w:r w:rsidRPr="00E67D62">
              <w:rPr>
                <w:strike/>
                <w:spacing w:val="-2"/>
                <w:sz w:val="24"/>
                <w:rPrChange w:id="498" w:author="Anthony Cossio" w:date="2025-04-02T09:31:00Z">
                  <w:rPr>
                    <w:spacing w:val="-2"/>
                    <w:sz w:val="24"/>
                  </w:rPr>
                </w:rPrChange>
              </w:rPr>
              <w:t>62.02</w:t>
            </w:r>
          </w:p>
        </w:tc>
        <w:tc>
          <w:tcPr>
            <w:tcW w:w="961" w:type="dxa"/>
          </w:tcPr>
          <w:p w14:paraId="3EFA1BAA" w14:textId="77777777" w:rsidR="006E506B" w:rsidRPr="00E67D62" w:rsidRDefault="00226618">
            <w:pPr>
              <w:pStyle w:val="TableParagraph"/>
              <w:ind w:left="10"/>
              <w:rPr>
                <w:strike/>
                <w:sz w:val="24"/>
                <w:rPrChange w:id="499" w:author="Anthony Cossio" w:date="2025-04-02T09:31:00Z">
                  <w:rPr>
                    <w:sz w:val="24"/>
                  </w:rPr>
                </w:rPrChange>
              </w:rPr>
            </w:pPr>
            <w:r w:rsidRPr="00E67D62">
              <w:rPr>
                <w:strike/>
                <w:spacing w:val="-2"/>
                <w:sz w:val="24"/>
                <w:rPrChange w:id="500" w:author="Anthony Cossio" w:date="2025-04-02T09:31:00Z">
                  <w:rPr>
                    <w:spacing w:val="-2"/>
                    <w:sz w:val="24"/>
                  </w:rPr>
                </w:rPrChange>
              </w:rPr>
              <w:t>145.84</w:t>
            </w:r>
          </w:p>
        </w:tc>
        <w:tc>
          <w:tcPr>
            <w:tcW w:w="1008" w:type="dxa"/>
          </w:tcPr>
          <w:p w14:paraId="1C04133D" w14:textId="77777777" w:rsidR="006E506B" w:rsidRPr="00E67D62" w:rsidRDefault="00226618">
            <w:pPr>
              <w:pStyle w:val="TableParagraph"/>
              <w:ind w:left="5"/>
              <w:rPr>
                <w:strike/>
                <w:sz w:val="24"/>
                <w:rPrChange w:id="501" w:author="Anthony Cossio" w:date="2025-04-02T09:31:00Z">
                  <w:rPr>
                    <w:sz w:val="24"/>
                  </w:rPr>
                </w:rPrChange>
              </w:rPr>
            </w:pPr>
            <w:r w:rsidRPr="00E67D62">
              <w:rPr>
                <w:strike/>
                <w:spacing w:val="-5"/>
                <w:sz w:val="24"/>
                <w:rPrChange w:id="502" w:author="Anthony Cossio" w:date="2025-04-02T09:31:00Z">
                  <w:rPr>
                    <w:spacing w:val="-5"/>
                    <w:sz w:val="24"/>
                  </w:rPr>
                </w:rPrChange>
              </w:rPr>
              <w:t>117</w:t>
            </w:r>
          </w:p>
        </w:tc>
      </w:tr>
    </w:tbl>
    <w:p w14:paraId="6162E06A" w14:textId="77777777" w:rsidR="006E506B" w:rsidRDefault="006E506B">
      <w:pPr>
        <w:rPr>
          <w:sz w:val="24"/>
        </w:rPr>
        <w:sectPr w:rsidR="006E506B">
          <w:pgSz w:w="12240" w:h="15840"/>
          <w:pgMar w:top="1360" w:right="1320" w:bottom="280" w:left="1340" w:header="720" w:footer="720" w:gutter="0"/>
          <w:cols w:space="720"/>
        </w:sectPr>
      </w:pPr>
    </w:p>
    <w:p w14:paraId="588BA773" w14:textId="117260F5" w:rsidR="00E67D62" w:rsidRPr="00E67D62" w:rsidRDefault="00E67D62" w:rsidP="00E67D62">
      <w:pPr>
        <w:rPr>
          <w:ins w:id="503" w:author="Anthony Cossio" w:date="2025-04-02T09:34:00Z"/>
          <w:sz w:val="24"/>
          <w:szCs w:val="24"/>
        </w:rPr>
      </w:pPr>
      <w:ins w:id="504" w:author="Anthony Cossio" w:date="2025-04-02T09:34:00Z">
        <w:r w:rsidRPr="00B07440">
          <w:rPr>
            <w:sz w:val="24"/>
            <w:szCs w:val="24"/>
          </w:rPr>
          <w:lastRenderedPageBreak/>
          <w:t xml:space="preserve">Table </w:t>
        </w:r>
        <w:r>
          <w:rPr>
            <w:sz w:val="24"/>
            <w:szCs w:val="24"/>
          </w:rPr>
          <w:t>7</w:t>
        </w:r>
        <w:r w:rsidRPr="00B07440">
          <w:rPr>
            <w:sz w:val="24"/>
            <w:szCs w:val="24"/>
          </w:rPr>
          <w:t>. Table of bootstrapped densities with lower and upper confidence intervals and the number of binned data samples</w:t>
        </w:r>
        <w:r>
          <w:rPr>
            <w:sz w:val="24"/>
            <w:szCs w:val="24"/>
          </w:rPr>
          <w:t xml:space="preserve"> for the entire area </w:t>
        </w:r>
      </w:ins>
      <w:ins w:id="505" w:author="Anthony Cossio" w:date="2025-04-02T09:35:00Z">
        <w:r>
          <w:rPr>
            <w:sz w:val="24"/>
            <w:szCs w:val="24"/>
          </w:rPr>
          <w:t xml:space="preserve">using </w:t>
        </w:r>
      </w:ins>
      <w:ins w:id="506" w:author="Anthony Cossio" w:date="2025-04-02T09:34:00Z">
        <w:r w:rsidRPr="00E67D62">
          <w:rPr>
            <w:rPrChange w:id="507" w:author="Anthony Cossio" w:date="2025-04-02T09:35:00Z">
              <w:rPr>
                <w:strike/>
              </w:rPr>
            </w:rPrChange>
          </w:rPr>
          <w:t>0.</w:t>
        </w:r>
      </w:ins>
      <w:ins w:id="508" w:author="Anthony Cossio" w:date="2025-04-02T09:35:00Z">
        <w:r>
          <w:t>2</w:t>
        </w:r>
      </w:ins>
      <w:ins w:id="509" w:author="Anthony Cossio" w:date="2025-04-02T09:34:00Z">
        <w:r w:rsidRPr="00E67D62">
          <w:rPr>
            <w:rPrChange w:id="510" w:author="Anthony Cossio" w:date="2025-04-02T09:35:00Z">
              <w:rPr>
                <w:strike/>
              </w:rPr>
            </w:rPrChange>
          </w:rPr>
          <w:t>°</w:t>
        </w:r>
        <w:r w:rsidRPr="00E67D62">
          <w:rPr>
            <w:spacing w:val="-2"/>
            <w:rPrChange w:id="511" w:author="Anthony Cossio" w:date="2025-04-02T09:35:00Z">
              <w:rPr>
                <w:strike/>
                <w:spacing w:val="-2"/>
              </w:rPr>
            </w:rPrChange>
          </w:rPr>
          <w:t xml:space="preserve"> </w:t>
        </w:r>
        <w:r w:rsidRPr="00E67D62">
          <w:rPr>
            <w:rPrChange w:id="512" w:author="Anthony Cossio" w:date="2025-04-02T09:35:00Z">
              <w:rPr>
                <w:strike/>
              </w:rPr>
            </w:rPrChange>
          </w:rPr>
          <w:t>by</w:t>
        </w:r>
        <w:r w:rsidRPr="00E67D62">
          <w:rPr>
            <w:spacing w:val="-2"/>
            <w:rPrChange w:id="513" w:author="Anthony Cossio" w:date="2025-04-02T09:35:00Z">
              <w:rPr>
                <w:strike/>
                <w:spacing w:val="-2"/>
              </w:rPr>
            </w:rPrChange>
          </w:rPr>
          <w:t xml:space="preserve"> </w:t>
        </w:r>
        <w:r w:rsidRPr="00E67D62">
          <w:rPr>
            <w:rPrChange w:id="514" w:author="Anthony Cossio" w:date="2025-04-02T09:35:00Z">
              <w:rPr>
                <w:strike/>
              </w:rPr>
            </w:rPrChange>
          </w:rPr>
          <w:t>0.1°</w:t>
        </w:r>
        <w:r w:rsidRPr="00E67D62">
          <w:rPr>
            <w:spacing w:val="-4"/>
            <w:rPrChange w:id="515" w:author="Anthony Cossio" w:date="2025-04-02T09:35:00Z">
              <w:rPr>
                <w:strike/>
                <w:spacing w:val="-4"/>
              </w:rPr>
            </w:rPrChange>
          </w:rPr>
          <w:t xml:space="preserve"> </w:t>
        </w:r>
        <w:r w:rsidRPr="00E67D62">
          <w:rPr>
            <w:rPrChange w:id="516" w:author="Anthony Cossio" w:date="2025-04-02T09:35:00Z">
              <w:rPr>
                <w:strike/>
              </w:rPr>
            </w:rPrChange>
          </w:rPr>
          <w:t>grid</w:t>
        </w:r>
        <w:r w:rsidRPr="00E67D62">
          <w:rPr>
            <w:spacing w:val="-2"/>
            <w:rPrChange w:id="517" w:author="Anthony Cossio" w:date="2025-04-02T09:35:00Z">
              <w:rPr>
                <w:strike/>
                <w:spacing w:val="-2"/>
              </w:rPr>
            </w:rPrChange>
          </w:rPr>
          <w:t xml:space="preserve"> </w:t>
        </w:r>
        <w:r w:rsidRPr="00E67D62">
          <w:rPr>
            <w:rPrChange w:id="518" w:author="Anthony Cossio" w:date="2025-04-02T09:35:00Z">
              <w:rPr>
                <w:strike/>
              </w:rPr>
            </w:rPrChange>
          </w:rPr>
          <w:t>cells</w:t>
        </w:r>
      </w:ins>
      <w:ins w:id="519" w:author="Anthony Cossio" w:date="2025-04-02T09:35:00Z">
        <w:r>
          <w:t>.</w:t>
        </w:r>
      </w:ins>
    </w:p>
    <w:p w14:paraId="00A3BFCC" w14:textId="77777777" w:rsidR="00E67D62" w:rsidRPr="00B07440" w:rsidRDefault="00E67D62" w:rsidP="00E67D62">
      <w:pPr>
        <w:rPr>
          <w:ins w:id="520" w:author="Anthony Cossio" w:date="2025-04-02T09:34:00Z"/>
          <w:sz w:val="24"/>
          <w:szCs w:val="24"/>
        </w:rPr>
      </w:pPr>
    </w:p>
    <w:tbl>
      <w:tblPr>
        <w:tblStyle w:val="TableGrid"/>
        <w:tblW w:w="0" w:type="auto"/>
        <w:jc w:val="center"/>
        <w:tblLook w:val="04A0" w:firstRow="1" w:lastRow="0" w:firstColumn="1" w:lastColumn="0" w:noHBand="0" w:noVBand="1"/>
      </w:tblPr>
      <w:tblGrid>
        <w:gridCol w:w="1594"/>
        <w:gridCol w:w="1200"/>
        <w:gridCol w:w="1200"/>
        <w:gridCol w:w="1200"/>
        <w:gridCol w:w="1200"/>
        <w:gridCol w:w="960"/>
        <w:gridCol w:w="960"/>
        <w:gridCol w:w="1007"/>
      </w:tblGrid>
      <w:tr w:rsidR="00E67D62" w:rsidRPr="00B07440" w14:paraId="0DBA11F7" w14:textId="77777777" w:rsidTr="005071E5">
        <w:trPr>
          <w:trHeight w:val="288"/>
          <w:jc w:val="center"/>
          <w:ins w:id="521" w:author="Anthony Cossio" w:date="2025-04-02T09:34:00Z"/>
        </w:trPr>
        <w:tc>
          <w:tcPr>
            <w:tcW w:w="1594" w:type="dxa"/>
            <w:noWrap/>
            <w:hideMark/>
          </w:tcPr>
          <w:p w14:paraId="2501A07F" w14:textId="77777777" w:rsidR="00E67D62" w:rsidRPr="00B07440" w:rsidRDefault="00E67D62" w:rsidP="005071E5">
            <w:pPr>
              <w:rPr>
                <w:ins w:id="522" w:author="Anthony Cossio" w:date="2025-04-02T09:34:00Z"/>
                <w:sz w:val="24"/>
                <w:szCs w:val="24"/>
              </w:rPr>
            </w:pPr>
            <w:ins w:id="523" w:author="Anthony Cossio" w:date="2025-04-02T09:34:00Z">
              <w:r w:rsidRPr="00B07440">
                <w:rPr>
                  <w:sz w:val="24"/>
                  <w:szCs w:val="24"/>
                </w:rPr>
                <w:t>Glider</w:t>
              </w:r>
            </w:ins>
          </w:p>
        </w:tc>
        <w:tc>
          <w:tcPr>
            <w:tcW w:w="1200" w:type="dxa"/>
            <w:noWrap/>
            <w:hideMark/>
          </w:tcPr>
          <w:p w14:paraId="4A76E222" w14:textId="77777777" w:rsidR="00E67D62" w:rsidRPr="00B07440" w:rsidRDefault="00E67D62" w:rsidP="005071E5">
            <w:pPr>
              <w:jc w:val="center"/>
              <w:rPr>
                <w:ins w:id="524" w:author="Anthony Cossio" w:date="2025-04-02T09:34:00Z"/>
                <w:sz w:val="24"/>
                <w:szCs w:val="24"/>
              </w:rPr>
            </w:pPr>
            <w:ins w:id="525" w:author="Anthony Cossio" w:date="2025-04-02T09:34:00Z">
              <w:r w:rsidRPr="00B07440">
                <w:rPr>
                  <w:sz w:val="24"/>
                  <w:szCs w:val="24"/>
                </w:rPr>
                <w:t>70 kHz density</w:t>
              </w:r>
            </w:ins>
          </w:p>
        </w:tc>
        <w:tc>
          <w:tcPr>
            <w:tcW w:w="1200" w:type="dxa"/>
          </w:tcPr>
          <w:p w14:paraId="4DCE07F5" w14:textId="77777777" w:rsidR="00E67D62" w:rsidRPr="00B07440" w:rsidRDefault="00E67D62" w:rsidP="005071E5">
            <w:pPr>
              <w:jc w:val="center"/>
              <w:rPr>
                <w:ins w:id="526" w:author="Anthony Cossio" w:date="2025-04-02T09:34:00Z"/>
                <w:sz w:val="24"/>
                <w:szCs w:val="24"/>
              </w:rPr>
            </w:pPr>
            <w:ins w:id="527" w:author="Anthony Cossio" w:date="2025-04-02T09:34:00Z">
              <w:r w:rsidRPr="00B07440">
                <w:rPr>
                  <w:sz w:val="24"/>
                  <w:szCs w:val="24"/>
                </w:rPr>
                <w:t>Lower CI</w:t>
              </w:r>
            </w:ins>
          </w:p>
        </w:tc>
        <w:tc>
          <w:tcPr>
            <w:tcW w:w="1200" w:type="dxa"/>
            <w:noWrap/>
            <w:hideMark/>
          </w:tcPr>
          <w:p w14:paraId="74141CD0" w14:textId="77777777" w:rsidR="00E67D62" w:rsidRPr="00B07440" w:rsidRDefault="00E67D62" w:rsidP="005071E5">
            <w:pPr>
              <w:jc w:val="center"/>
              <w:rPr>
                <w:ins w:id="528" w:author="Anthony Cossio" w:date="2025-04-02T09:34:00Z"/>
                <w:sz w:val="24"/>
                <w:szCs w:val="24"/>
              </w:rPr>
            </w:pPr>
            <w:ins w:id="529" w:author="Anthony Cossio" w:date="2025-04-02T09:34:00Z">
              <w:r w:rsidRPr="00B07440">
                <w:rPr>
                  <w:sz w:val="24"/>
                  <w:szCs w:val="24"/>
                </w:rPr>
                <w:t>Upper CI</w:t>
              </w:r>
            </w:ins>
          </w:p>
        </w:tc>
        <w:tc>
          <w:tcPr>
            <w:tcW w:w="1200" w:type="dxa"/>
            <w:noWrap/>
            <w:hideMark/>
          </w:tcPr>
          <w:p w14:paraId="42A25D76" w14:textId="77777777" w:rsidR="00E67D62" w:rsidRPr="00B07440" w:rsidRDefault="00E67D62" w:rsidP="005071E5">
            <w:pPr>
              <w:jc w:val="center"/>
              <w:rPr>
                <w:ins w:id="530" w:author="Anthony Cossio" w:date="2025-04-02T09:34:00Z"/>
                <w:sz w:val="24"/>
                <w:szCs w:val="24"/>
              </w:rPr>
            </w:pPr>
            <w:ins w:id="531" w:author="Anthony Cossio" w:date="2025-04-02T09:34:00Z">
              <w:r w:rsidRPr="00B07440">
                <w:rPr>
                  <w:sz w:val="24"/>
                  <w:szCs w:val="24"/>
                </w:rPr>
                <w:t>120 kHz density</w:t>
              </w:r>
            </w:ins>
          </w:p>
        </w:tc>
        <w:tc>
          <w:tcPr>
            <w:tcW w:w="960" w:type="dxa"/>
          </w:tcPr>
          <w:p w14:paraId="69E8421E" w14:textId="77777777" w:rsidR="00E67D62" w:rsidRPr="00B07440" w:rsidRDefault="00E67D62" w:rsidP="005071E5">
            <w:pPr>
              <w:jc w:val="center"/>
              <w:rPr>
                <w:ins w:id="532" w:author="Anthony Cossio" w:date="2025-04-02T09:34:00Z"/>
                <w:sz w:val="24"/>
                <w:szCs w:val="24"/>
              </w:rPr>
            </w:pPr>
            <w:ins w:id="533" w:author="Anthony Cossio" w:date="2025-04-02T09:34:00Z">
              <w:r w:rsidRPr="00B07440">
                <w:rPr>
                  <w:sz w:val="24"/>
                  <w:szCs w:val="24"/>
                </w:rPr>
                <w:t>Lower CI</w:t>
              </w:r>
            </w:ins>
          </w:p>
        </w:tc>
        <w:tc>
          <w:tcPr>
            <w:tcW w:w="960" w:type="dxa"/>
            <w:noWrap/>
            <w:hideMark/>
          </w:tcPr>
          <w:p w14:paraId="0E3D7954" w14:textId="77777777" w:rsidR="00E67D62" w:rsidRPr="00B07440" w:rsidRDefault="00E67D62" w:rsidP="005071E5">
            <w:pPr>
              <w:jc w:val="center"/>
              <w:rPr>
                <w:ins w:id="534" w:author="Anthony Cossio" w:date="2025-04-02T09:34:00Z"/>
                <w:sz w:val="24"/>
                <w:szCs w:val="24"/>
              </w:rPr>
            </w:pPr>
            <w:ins w:id="535" w:author="Anthony Cossio" w:date="2025-04-02T09:34:00Z">
              <w:r w:rsidRPr="00B07440">
                <w:rPr>
                  <w:sz w:val="24"/>
                  <w:szCs w:val="24"/>
                </w:rPr>
                <w:t>Upper CI</w:t>
              </w:r>
            </w:ins>
          </w:p>
        </w:tc>
        <w:tc>
          <w:tcPr>
            <w:tcW w:w="960" w:type="dxa"/>
          </w:tcPr>
          <w:p w14:paraId="67644BBA" w14:textId="77777777" w:rsidR="00E67D62" w:rsidRPr="00B07440" w:rsidRDefault="00E67D62" w:rsidP="005071E5">
            <w:pPr>
              <w:jc w:val="center"/>
              <w:rPr>
                <w:ins w:id="536" w:author="Anthony Cossio" w:date="2025-04-02T09:34:00Z"/>
                <w:sz w:val="24"/>
                <w:szCs w:val="24"/>
              </w:rPr>
            </w:pPr>
            <w:ins w:id="537" w:author="Anthony Cossio" w:date="2025-04-02T09:34:00Z">
              <w:r w:rsidRPr="00B07440">
                <w:rPr>
                  <w:sz w:val="24"/>
                  <w:szCs w:val="24"/>
                </w:rPr>
                <w:t>Number of samples</w:t>
              </w:r>
            </w:ins>
          </w:p>
        </w:tc>
      </w:tr>
      <w:tr w:rsidR="00E67D62" w:rsidRPr="00B07440" w14:paraId="6D75560F" w14:textId="77777777" w:rsidTr="005071E5">
        <w:trPr>
          <w:trHeight w:val="288"/>
          <w:jc w:val="center"/>
          <w:ins w:id="538" w:author="Anthony Cossio" w:date="2025-04-02T09:34:00Z"/>
        </w:trPr>
        <w:tc>
          <w:tcPr>
            <w:tcW w:w="1594" w:type="dxa"/>
            <w:noWrap/>
            <w:hideMark/>
          </w:tcPr>
          <w:p w14:paraId="364FD9B8" w14:textId="77777777" w:rsidR="00E67D62" w:rsidRPr="00B07440" w:rsidRDefault="00E67D62" w:rsidP="005071E5">
            <w:pPr>
              <w:rPr>
                <w:ins w:id="539" w:author="Anthony Cossio" w:date="2025-04-02T09:34:00Z"/>
                <w:sz w:val="24"/>
                <w:szCs w:val="24"/>
              </w:rPr>
            </w:pPr>
            <w:ins w:id="540" w:author="Anthony Cossio" w:date="2025-04-02T09:34:00Z">
              <w:r w:rsidRPr="00B07440">
                <w:rPr>
                  <w:sz w:val="24"/>
                  <w:szCs w:val="24"/>
                </w:rPr>
                <w:t>AMLR03</w:t>
              </w:r>
            </w:ins>
          </w:p>
        </w:tc>
        <w:tc>
          <w:tcPr>
            <w:tcW w:w="1200" w:type="dxa"/>
            <w:noWrap/>
          </w:tcPr>
          <w:p w14:paraId="30602908" w14:textId="77777777" w:rsidR="00E67D62" w:rsidRPr="00B07440" w:rsidRDefault="00E67D62" w:rsidP="005071E5">
            <w:pPr>
              <w:jc w:val="center"/>
              <w:rPr>
                <w:ins w:id="541" w:author="Anthony Cossio" w:date="2025-04-02T09:34:00Z"/>
                <w:sz w:val="24"/>
                <w:szCs w:val="24"/>
              </w:rPr>
            </w:pPr>
            <w:ins w:id="542" w:author="Anthony Cossio" w:date="2025-04-02T09:34:00Z">
              <w:r>
                <w:rPr>
                  <w:sz w:val="24"/>
                  <w:szCs w:val="24"/>
                </w:rPr>
                <w:t>45.15</w:t>
              </w:r>
            </w:ins>
          </w:p>
        </w:tc>
        <w:tc>
          <w:tcPr>
            <w:tcW w:w="1200" w:type="dxa"/>
          </w:tcPr>
          <w:p w14:paraId="7412F2CB" w14:textId="77777777" w:rsidR="00E67D62" w:rsidRPr="00B07440" w:rsidRDefault="00E67D62" w:rsidP="005071E5">
            <w:pPr>
              <w:jc w:val="center"/>
              <w:rPr>
                <w:ins w:id="543" w:author="Anthony Cossio" w:date="2025-04-02T09:34:00Z"/>
                <w:sz w:val="24"/>
                <w:szCs w:val="24"/>
              </w:rPr>
            </w:pPr>
            <w:ins w:id="544" w:author="Anthony Cossio" w:date="2025-04-02T09:34:00Z">
              <w:r>
                <w:rPr>
                  <w:sz w:val="24"/>
                  <w:szCs w:val="24"/>
                </w:rPr>
                <w:t>36.13</w:t>
              </w:r>
            </w:ins>
          </w:p>
        </w:tc>
        <w:tc>
          <w:tcPr>
            <w:tcW w:w="1200" w:type="dxa"/>
            <w:noWrap/>
          </w:tcPr>
          <w:p w14:paraId="15F93C40" w14:textId="77777777" w:rsidR="00E67D62" w:rsidRPr="00B07440" w:rsidRDefault="00E67D62" w:rsidP="005071E5">
            <w:pPr>
              <w:jc w:val="center"/>
              <w:rPr>
                <w:ins w:id="545" w:author="Anthony Cossio" w:date="2025-04-02T09:34:00Z"/>
                <w:sz w:val="24"/>
                <w:szCs w:val="24"/>
              </w:rPr>
            </w:pPr>
            <w:ins w:id="546" w:author="Anthony Cossio" w:date="2025-04-02T09:34:00Z">
              <w:r>
                <w:rPr>
                  <w:sz w:val="24"/>
                  <w:szCs w:val="24"/>
                </w:rPr>
                <w:t>57.24</w:t>
              </w:r>
            </w:ins>
          </w:p>
        </w:tc>
        <w:tc>
          <w:tcPr>
            <w:tcW w:w="1200" w:type="dxa"/>
            <w:noWrap/>
          </w:tcPr>
          <w:p w14:paraId="15892950" w14:textId="77777777" w:rsidR="00E67D62" w:rsidRPr="00B07440" w:rsidRDefault="00E67D62" w:rsidP="005071E5">
            <w:pPr>
              <w:jc w:val="center"/>
              <w:rPr>
                <w:ins w:id="547" w:author="Anthony Cossio" w:date="2025-04-02T09:34:00Z"/>
                <w:sz w:val="24"/>
                <w:szCs w:val="24"/>
              </w:rPr>
            </w:pPr>
            <w:ins w:id="548" w:author="Anthony Cossio" w:date="2025-04-02T09:34:00Z">
              <w:r>
                <w:rPr>
                  <w:sz w:val="24"/>
                  <w:szCs w:val="24"/>
                </w:rPr>
                <w:t>34.74</w:t>
              </w:r>
            </w:ins>
          </w:p>
        </w:tc>
        <w:tc>
          <w:tcPr>
            <w:tcW w:w="960" w:type="dxa"/>
          </w:tcPr>
          <w:p w14:paraId="4A028F2B" w14:textId="77777777" w:rsidR="00E67D62" w:rsidRPr="00B07440" w:rsidRDefault="00E67D62" w:rsidP="005071E5">
            <w:pPr>
              <w:jc w:val="center"/>
              <w:rPr>
                <w:ins w:id="549" w:author="Anthony Cossio" w:date="2025-04-02T09:34:00Z"/>
                <w:sz w:val="24"/>
                <w:szCs w:val="24"/>
              </w:rPr>
            </w:pPr>
            <w:ins w:id="550" w:author="Anthony Cossio" w:date="2025-04-02T09:34:00Z">
              <w:r>
                <w:rPr>
                  <w:sz w:val="24"/>
                  <w:szCs w:val="24"/>
                </w:rPr>
                <w:t>27.04</w:t>
              </w:r>
            </w:ins>
          </w:p>
        </w:tc>
        <w:tc>
          <w:tcPr>
            <w:tcW w:w="960" w:type="dxa"/>
            <w:noWrap/>
          </w:tcPr>
          <w:p w14:paraId="5F3B4BCC" w14:textId="77777777" w:rsidR="00E67D62" w:rsidRPr="00B07440" w:rsidRDefault="00E67D62" w:rsidP="005071E5">
            <w:pPr>
              <w:jc w:val="center"/>
              <w:rPr>
                <w:ins w:id="551" w:author="Anthony Cossio" w:date="2025-04-02T09:34:00Z"/>
                <w:sz w:val="24"/>
                <w:szCs w:val="24"/>
              </w:rPr>
            </w:pPr>
            <w:ins w:id="552" w:author="Anthony Cossio" w:date="2025-04-02T09:34:00Z">
              <w:r>
                <w:rPr>
                  <w:sz w:val="24"/>
                  <w:szCs w:val="24"/>
                </w:rPr>
                <w:t>45.02</w:t>
              </w:r>
            </w:ins>
          </w:p>
        </w:tc>
        <w:tc>
          <w:tcPr>
            <w:tcW w:w="960" w:type="dxa"/>
          </w:tcPr>
          <w:p w14:paraId="00D7AF86" w14:textId="77777777" w:rsidR="00E67D62" w:rsidRPr="00B07440" w:rsidRDefault="00E67D62" w:rsidP="005071E5">
            <w:pPr>
              <w:jc w:val="center"/>
              <w:rPr>
                <w:ins w:id="553" w:author="Anthony Cossio" w:date="2025-04-02T09:34:00Z"/>
                <w:sz w:val="24"/>
                <w:szCs w:val="24"/>
              </w:rPr>
            </w:pPr>
            <w:ins w:id="554" w:author="Anthony Cossio" w:date="2025-04-02T09:34:00Z">
              <w:r>
                <w:rPr>
                  <w:sz w:val="24"/>
                  <w:szCs w:val="24"/>
                </w:rPr>
                <w:t>106</w:t>
              </w:r>
            </w:ins>
          </w:p>
        </w:tc>
      </w:tr>
      <w:tr w:rsidR="00E67D62" w:rsidRPr="00B07440" w14:paraId="19311C20" w14:textId="77777777" w:rsidTr="005071E5">
        <w:trPr>
          <w:trHeight w:val="288"/>
          <w:jc w:val="center"/>
          <w:ins w:id="555" w:author="Anthony Cossio" w:date="2025-04-02T09:34:00Z"/>
        </w:trPr>
        <w:tc>
          <w:tcPr>
            <w:tcW w:w="1594" w:type="dxa"/>
            <w:noWrap/>
            <w:hideMark/>
          </w:tcPr>
          <w:p w14:paraId="49736800" w14:textId="77777777" w:rsidR="00E67D62" w:rsidRPr="00B07440" w:rsidRDefault="00E67D62" w:rsidP="005071E5">
            <w:pPr>
              <w:rPr>
                <w:ins w:id="556" w:author="Anthony Cossio" w:date="2025-04-02T09:34:00Z"/>
                <w:sz w:val="24"/>
                <w:szCs w:val="24"/>
              </w:rPr>
            </w:pPr>
            <w:ins w:id="557" w:author="Anthony Cossio" w:date="2025-04-02T09:34:00Z">
              <w:r w:rsidRPr="00B07440">
                <w:rPr>
                  <w:sz w:val="24"/>
                  <w:szCs w:val="24"/>
                </w:rPr>
                <w:t>AMLR04</w:t>
              </w:r>
            </w:ins>
          </w:p>
        </w:tc>
        <w:tc>
          <w:tcPr>
            <w:tcW w:w="1200" w:type="dxa"/>
            <w:noWrap/>
          </w:tcPr>
          <w:p w14:paraId="6B699240" w14:textId="77777777" w:rsidR="00E67D62" w:rsidRPr="00B07440" w:rsidRDefault="00E67D62" w:rsidP="005071E5">
            <w:pPr>
              <w:jc w:val="center"/>
              <w:rPr>
                <w:ins w:id="558" w:author="Anthony Cossio" w:date="2025-04-02T09:34:00Z"/>
                <w:sz w:val="24"/>
                <w:szCs w:val="24"/>
              </w:rPr>
            </w:pPr>
            <w:ins w:id="559" w:author="Anthony Cossio" w:date="2025-04-02T09:34:00Z">
              <w:r>
                <w:rPr>
                  <w:sz w:val="24"/>
                  <w:szCs w:val="24"/>
                </w:rPr>
                <w:t>38.92</w:t>
              </w:r>
            </w:ins>
          </w:p>
        </w:tc>
        <w:tc>
          <w:tcPr>
            <w:tcW w:w="1200" w:type="dxa"/>
          </w:tcPr>
          <w:p w14:paraId="4C1CA1AD" w14:textId="77777777" w:rsidR="00E67D62" w:rsidRPr="00B07440" w:rsidRDefault="00E67D62" w:rsidP="005071E5">
            <w:pPr>
              <w:jc w:val="center"/>
              <w:rPr>
                <w:ins w:id="560" w:author="Anthony Cossio" w:date="2025-04-02T09:34:00Z"/>
                <w:sz w:val="24"/>
                <w:szCs w:val="24"/>
              </w:rPr>
            </w:pPr>
            <w:ins w:id="561" w:author="Anthony Cossio" w:date="2025-04-02T09:34:00Z">
              <w:r>
                <w:rPr>
                  <w:sz w:val="24"/>
                  <w:szCs w:val="24"/>
                </w:rPr>
                <w:t>30.11</w:t>
              </w:r>
            </w:ins>
          </w:p>
        </w:tc>
        <w:tc>
          <w:tcPr>
            <w:tcW w:w="1200" w:type="dxa"/>
            <w:noWrap/>
          </w:tcPr>
          <w:p w14:paraId="01735094" w14:textId="77777777" w:rsidR="00E67D62" w:rsidRPr="00B07440" w:rsidRDefault="00E67D62" w:rsidP="005071E5">
            <w:pPr>
              <w:jc w:val="center"/>
              <w:rPr>
                <w:ins w:id="562" w:author="Anthony Cossio" w:date="2025-04-02T09:34:00Z"/>
                <w:sz w:val="24"/>
                <w:szCs w:val="24"/>
              </w:rPr>
            </w:pPr>
            <w:ins w:id="563" w:author="Anthony Cossio" w:date="2025-04-02T09:34:00Z">
              <w:r>
                <w:rPr>
                  <w:sz w:val="24"/>
                  <w:szCs w:val="24"/>
                </w:rPr>
                <w:t>52.67</w:t>
              </w:r>
            </w:ins>
          </w:p>
        </w:tc>
        <w:tc>
          <w:tcPr>
            <w:tcW w:w="1200" w:type="dxa"/>
            <w:noWrap/>
          </w:tcPr>
          <w:p w14:paraId="3FE6F25E" w14:textId="77777777" w:rsidR="00E67D62" w:rsidRPr="00B07440" w:rsidRDefault="00E67D62" w:rsidP="005071E5">
            <w:pPr>
              <w:jc w:val="center"/>
              <w:rPr>
                <w:ins w:id="564" w:author="Anthony Cossio" w:date="2025-04-02T09:34:00Z"/>
                <w:sz w:val="24"/>
                <w:szCs w:val="24"/>
              </w:rPr>
            </w:pPr>
            <w:ins w:id="565" w:author="Anthony Cossio" w:date="2025-04-02T09:34:00Z">
              <w:r>
                <w:rPr>
                  <w:sz w:val="24"/>
                  <w:szCs w:val="24"/>
                </w:rPr>
                <w:t>36.02</w:t>
              </w:r>
            </w:ins>
          </w:p>
        </w:tc>
        <w:tc>
          <w:tcPr>
            <w:tcW w:w="960" w:type="dxa"/>
          </w:tcPr>
          <w:p w14:paraId="19ECC742" w14:textId="77777777" w:rsidR="00E67D62" w:rsidRPr="00B07440" w:rsidRDefault="00E67D62" w:rsidP="005071E5">
            <w:pPr>
              <w:jc w:val="center"/>
              <w:rPr>
                <w:ins w:id="566" w:author="Anthony Cossio" w:date="2025-04-02T09:34:00Z"/>
                <w:sz w:val="24"/>
                <w:szCs w:val="24"/>
              </w:rPr>
            </w:pPr>
            <w:ins w:id="567" w:author="Anthony Cossio" w:date="2025-04-02T09:34:00Z">
              <w:r>
                <w:rPr>
                  <w:sz w:val="24"/>
                  <w:szCs w:val="24"/>
                </w:rPr>
                <w:t>26.63</w:t>
              </w:r>
            </w:ins>
          </w:p>
        </w:tc>
        <w:tc>
          <w:tcPr>
            <w:tcW w:w="960" w:type="dxa"/>
            <w:noWrap/>
          </w:tcPr>
          <w:p w14:paraId="2BA4FC61" w14:textId="77777777" w:rsidR="00E67D62" w:rsidRPr="00B07440" w:rsidRDefault="00E67D62" w:rsidP="005071E5">
            <w:pPr>
              <w:jc w:val="center"/>
              <w:rPr>
                <w:ins w:id="568" w:author="Anthony Cossio" w:date="2025-04-02T09:34:00Z"/>
                <w:sz w:val="24"/>
                <w:szCs w:val="24"/>
              </w:rPr>
            </w:pPr>
            <w:ins w:id="569" w:author="Anthony Cossio" w:date="2025-04-02T09:34:00Z">
              <w:r>
                <w:rPr>
                  <w:sz w:val="24"/>
                  <w:szCs w:val="24"/>
                </w:rPr>
                <w:t>51.36</w:t>
              </w:r>
            </w:ins>
          </w:p>
        </w:tc>
        <w:tc>
          <w:tcPr>
            <w:tcW w:w="960" w:type="dxa"/>
          </w:tcPr>
          <w:p w14:paraId="7372E110" w14:textId="77777777" w:rsidR="00E67D62" w:rsidRPr="00B07440" w:rsidRDefault="00E67D62" w:rsidP="005071E5">
            <w:pPr>
              <w:jc w:val="center"/>
              <w:rPr>
                <w:ins w:id="570" w:author="Anthony Cossio" w:date="2025-04-02T09:34:00Z"/>
                <w:sz w:val="24"/>
                <w:szCs w:val="24"/>
              </w:rPr>
            </w:pPr>
            <w:ins w:id="571" w:author="Anthony Cossio" w:date="2025-04-02T09:34:00Z">
              <w:r>
                <w:rPr>
                  <w:sz w:val="24"/>
                  <w:szCs w:val="24"/>
                </w:rPr>
                <w:t>101</w:t>
              </w:r>
            </w:ins>
          </w:p>
        </w:tc>
      </w:tr>
    </w:tbl>
    <w:p w14:paraId="29483706" w14:textId="7C36BFB2" w:rsidR="006E506B" w:rsidRDefault="006E506B">
      <w:pPr>
        <w:pStyle w:val="BodyText"/>
        <w:rPr>
          <w:sz w:val="20"/>
        </w:rPr>
      </w:pPr>
    </w:p>
    <w:p w14:paraId="5273A5F7" w14:textId="77777777" w:rsidR="006E506B" w:rsidRDefault="006E506B">
      <w:pPr>
        <w:pStyle w:val="BodyText"/>
        <w:rPr>
          <w:sz w:val="20"/>
        </w:rPr>
      </w:pPr>
    </w:p>
    <w:p w14:paraId="39B2C4D4" w14:textId="77777777" w:rsidR="006E506B" w:rsidRDefault="006E506B">
      <w:pPr>
        <w:pStyle w:val="BodyText"/>
        <w:spacing w:before="16"/>
        <w:rPr>
          <w:sz w:val="20"/>
        </w:rPr>
      </w:pPr>
    </w:p>
    <w:p w14:paraId="1A35D987" w14:textId="77777777" w:rsidR="006E506B" w:rsidRDefault="00226618">
      <w:pPr>
        <w:pStyle w:val="BodyText"/>
        <w:ind w:left="1820"/>
        <w:rPr>
          <w:sz w:val="20"/>
        </w:rPr>
      </w:pPr>
      <w:r>
        <w:rPr>
          <w:noProof/>
          <w:sz w:val="20"/>
        </w:rPr>
        <w:drawing>
          <wp:inline distT="0" distB="0" distL="0" distR="0" wp14:anchorId="15512100" wp14:editId="646BB33F">
            <wp:extent cx="3412837" cy="269367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3412837" cy="2693670"/>
                    </a:xfrm>
                    <a:prstGeom prst="rect">
                      <a:avLst/>
                    </a:prstGeom>
                  </pic:spPr>
                </pic:pic>
              </a:graphicData>
            </a:graphic>
          </wp:inline>
        </w:drawing>
      </w:r>
    </w:p>
    <w:p w14:paraId="1EE6C1B9" w14:textId="77777777" w:rsidR="006E506B" w:rsidRDefault="00226618">
      <w:pPr>
        <w:pStyle w:val="BodyText"/>
        <w:spacing w:before="212"/>
        <w:ind w:left="100"/>
      </w:pPr>
      <w:r>
        <w:t>Figure</w:t>
      </w:r>
      <w:r>
        <w:rPr>
          <w:spacing w:val="-4"/>
        </w:rPr>
        <w:t xml:space="preserve"> </w:t>
      </w:r>
      <w:r>
        <w:t>1.</w:t>
      </w:r>
      <w:r>
        <w:rPr>
          <w:spacing w:val="-1"/>
        </w:rPr>
        <w:t xml:space="preserve"> </w:t>
      </w:r>
      <w:r>
        <w:t>Map</w:t>
      </w:r>
      <w:r>
        <w:rPr>
          <w:spacing w:val="-2"/>
        </w:rPr>
        <w:t xml:space="preserve"> </w:t>
      </w:r>
      <w:r>
        <w:t>of</w:t>
      </w:r>
      <w:r>
        <w:rPr>
          <w:spacing w:val="-1"/>
        </w:rPr>
        <w:t xml:space="preserve"> </w:t>
      </w:r>
      <w:r>
        <w:t>the</w:t>
      </w:r>
      <w:r>
        <w:rPr>
          <w:spacing w:val="-1"/>
        </w:rPr>
        <w:t xml:space="preserve"> </w:t>
      </w:r>
      <w:r>
        <w:t>path</w:t>
      </w:r>
      <w:r>
        <w:rPr>
          <w:spacing w:val="-2"/>
        </w:rPr>
        <w:t xml:space="preserve"> </w:t>
      </w:r>
      <w:r>
        <w:t>of</w:t>
      </w:r>
      <w:r>
        <w:rPr>
          <w:spacing w:val="-3"/>
        </w:rPr>
        <w:t xml:space="preserve"> </w:t>
      </w:r>
      <w:r>
        <w:t>AMLR03</w:t>
      </w:r>
      <w:r>
        <w:rPr>
          <w:spacing w:val="-1"/>
        </w:rPr>
        <w:t xml:space="preserve"> </w:t>
      </w:r>
      <w:r>
        <w:t>and</w:t>
      </w:r>
      <w:r>
        <w:rPr>
          <w:spacing w:val="-1"/>
        </w:rPr>
        <w:t xml:space="preserve"> </w:t>
      </w:r>
      <w:r>
        <w:t>AMLR04</w:t>
      </w:r>
      <w:r>
        <w:rPr>
          <w:spacing w:val="-1"/>
        </w:rPr>
        <w:t xml:space="preserve"> </w:t>
      </w:r>
      <w:r>
        <w:t>Slocum</w:t>
      </w:r>
      <w:r>
        <w:rPr>
          <w:spacing w:val="-1"/>
        </w:rPr>
        <w:t xml:space="preserve"> </w:t>
      </w:r>
      <w:r>
        <w:t>gliders</w:t>
      </w:r>
      <w:r>
        <w:rPr>
          <w:spacing w:val="-3"/>
        </w:rPr>
        <w:t xml:space="preserve"> </w:t>
      </w:r>
      <w:r>
        <w:t>in</w:t>
      </w:r>
      <w:r>
        <w:rPr>
          <w:spacing w:val="-2"/>
        </w:rPr>
        <w:t xml:space="preserve"> </w:t>
      </w:r>
      <w:r>
        <w:t>the</w:t>
      </w:r>
      <w:r>
        <w:rPr>
          <w:spacing w:val="-1"/>
        </w:rPr>
        <w:t xml:space="preserve"> </w:t>
      </w:r>
      <w:r>
        <w:t>Bransfield</w:t>
      </w:r>
      <w:r>
        <w:rPr>
          <w:spacing w:val="-1"/>
        </w:rPr>
        <w:t xml:space="preserve"> </w:t>
      </w:r>
      <w:r>
        <w:rPr>
          <w:spacing w:val="-2"/>
        </w:rPr>
        <w:t>Strait.</w:t>
      </w:r>
    </w:p>
    <w:p w14:paraId="15A29A18" w14:textId="77777777" w:rsidR="006E506B" w:rsidRDefault="006E506B">
      <w:pPr>
        <w:pStyle w:val="BodyText"/>
        <w:rPr>
          <w:sz w:val="20"/>
        </w:rPr>
      </w:pPr>
    </w:p>
    <w:p w14:paraId="19FE53ED" w14:textId="77777777" w:rsidR="006E506B" w:rsidRDefault="006E506B">
      <w:pPr>
        <w:pStyle w:val="BodyText"/>
        <w:rPr>
          <w:sz w:val="20"/>
        </w:rPr>
      </w:pPr>
    </w:p>
    <w:p w14:paraId="4CE67055" w14:textId="77777777" w:rsidR="006E506B" w:rsidRDefault="00226618">
      <w:pPr>
        <w:pStyle w:val="BodyText"/>
        <w:spacing w:before="101"/>
        <w:rPr>
          <w:sz w:val="20"/>
        </w:rPr>
      </w:pPr>
      <w:r>
        <w:rPr>
          <w:noProof/>
        </w:rPr>
        <w:drawing>
          <wp:anchor distT="0" distB="0" distL="0" distR="0" simplePos="0" relativeHeight="487591936" behindDoc="1" locked="0" layoutInCell="1" allowOverlap="1" wp14:anchorId="12C86536" wp14:editId="7FF01083">
            <wp:simplePos x="0" y="0"/>
            <wp:positionH relativeFrom="page">
              <wp:posOffset>1962859</wp:posOffset>
            </wp:positionH>
            <wp:positionV relativeFrom="paragraph">
              <wp:posOffset>222734</wp:posOffset>
            </wp:positionV>
            <wp:extent cx="3788778" cy="314706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3788778" cy="3147060"/>
                    </a:xfrm>
                    <a:prstGeom prst="rect">
                      <a:avLst/>
                    </a:prstGeom>
                  </pic:spPr>
                </pic:pic>
              </a:graphicData>
            </a:graphic>
          </wp:anchor>
        </w:drawing>
      </w:r>
    </w:p>
    <w:p w14:paraId="3F70406D" w14:textId="77777777" w:rsidR="006E506B" w:rsidRDefault="006E506B">
      <w:pPr>
        <w:pStyle w:val="BodyText"/>
      </w:pPr>
    </w:p>
    <w:p w14:paraId="50645D61" w14:textId="77777777" w:rsidR="006E506B" w:rsidRDefault="006E506B">
      <w:pPr>
        <w:pStyle w:val="BodyText"/>
        <w:spacing w:before="68"/>
      </w:pPr>
    </w:p>
    <w:p w14:paraId="355F2C87" w14:textId="77777777" w:rsidR="006E506B" w:rsidRPr="00F65103" w:rsidRDefault="00226618">
      <w:pPr>
        <w:pStyle w:val="BodyText"/>
        <w:spacing w:line="259" w:lineRule="auto"/>
        <w:ind w:left="100" w:right="485"/>
        <w:rPr>
          <w:strike/>
          <w:rPrChange w:id="572" w:author="Anthony Cossio" w:date="2025-04-03T12:55:00Z">
            <w:rPr/>
          </w:rPrChange>
        </w:rPr>
      </w:pPr>
      <w:r w:rsidRPr="00F65103">
        <w:rPr>
          <w:strike/>
          <w:rPrChange w:id="573" w:author="Anthony Cossio" w:date="2025-04-03T12:55:00Z">
            <w:rPr/>
          </w:rPrChange>
        </w:rPr>
        <w:t>Figure</w:t>
      </w:r>
      <w:r w:rsidRPr="00F65103">
        <w:rPr>
          <w:strike/>
          <w:spacing w:val="-2"/>
          <w:rPrChange w:id="574" w:author="Anthony Cossio" w:date="2025-04-03T12:55:00Z">
            <w:rPr>
              <w:spacing w:val="-2"/>
            </w:rPr>
          </w:rPrChange>
        </w:rPr>
        <w:t xml:space="preserve"> </w:t>
      </w:r>
      <w:r w:rsidRPr="00F65103">
        <w:rPr>
          <w:strike/>
          <w:rPrChange w:id="575" w:author="Anthony Cossio" w:date="2025-04-03T12:55:00Z">
            <w:rPr/>
          </w:rPrChange>
        </w:rPr>
        <w:t>2.</w:t>
      </w:r>
      <w:r w:rsidRPr="00F65103">
        <w:rPr>
          <w:strike/>
          <w:spacing w:val="-2"/>
          <w:rPrChange w:id="576" w:author="Anthony Cossio" w:date="2025-04-03T12:55:00Z">
            <w:rPr>
              <w:spacing w:val="-2"/>
            </w:rPr>
          </w:rPrChange>
        </w:rPr>
        <w:t xml:space="preserve"> </w:t>
      </w:r>
      <w:r w:rsidRPr="00F65103">
        <w:rPr>
          <w:strike/>
          <w:rPrChange w:id="577" w:author="Anthony Cossio" w:date="2025-04-03T12:55:00Z">
            <w:rPr/>
          </w:rPrChange>
        </w:rPr>
        <w:t>Spatial</w:t>
      </w:r>
      <w:r w:rsidRPr="00F65103">
        <w:rPr>
          <w:strike/>
          <w:spacing w:val="-2"/>
          <w:rPrChange w:id="578" w:author="Anthony Cossio" w:date="2025-04-03T12:55:00Z">
            <w:rPr>
              <w:spacing w:val="-2"/>
            </w:rPr>
          </w:rPrChange>
        </w:rPr>
        <w:t xml:space="preserve"> </w:t>
      </w:r>
      <w:r w:rsidRPr="00F65103">
        <w:rPr>
          <w:strike/>
          <w:rPrChange w:id="579" w:author="Anthony Cossio" w:date="2025-04-03T12:55:00Z">
            <w:rPr/>
          </w:rPrChange>
        </w:rPr>
        <w:t>grid</w:t>
      </w:r>
      <w:r w:rsidRPr="00F65103">
        <w:rPr>
          <w:strike/>
          <w:spacing w:val="-2"/>
          <w:rPrChange w:id="580" w:author="Anthony Cossio" w:date="2025-04-03T12:55:00Z">
            <w:rPr>
              <w:spacing w:val="-2"/>
            </w:rPr>
          </w:rPrChange>
        </w:rPr>
        <w:t xml:space="preserve"> </w:t>
      </w:r>
      <w:r w:rsidRPr="00F65103">
        <w:rPr>
          <w:strike/>
          <w:rPrChange w:id="581" w:author="Anthony Cossio" w:date="2025-04-03T12:55:00Z">
            <w:rPr/>
          </w:rPrChange>
        </w:rPr>
        <w:t>(0.1°</w:t>
      </w:r>
      <w:r w:rsidRPr="00F65103">
        <w:rPr>
          <w:strike/>
          <w:spacing w:val="-4"/>
          <w:rPrChange w:id="582" w:author="Anthony Cossio" w:date="2025-04-03T12:55:00Z">
            <w:rPr>
              <w:spacing w:val="-4"/>
            </w:rPr>
          </w:rPrChange>
        </w:rPr>
        <w:t xml:space="preserve"> </w:t>
      </w:r>
      <w:r w:rsidRPr="00F65103">
        <w:rPr>
          <w:strike/>
          <w:rPrChange w:id="583" w:author="Anthony Cossio" w:date="2025-04-03T12:55:00Z">
            <w:rPr/>
          </w:rPrChange>
        </w:rPr>
        <w:t>by</w:t>
      </w:r>
      <w:r w:rsidRPr="00F65103">
        <w:rPr>
          <w:strike/>
          <w:spacing w:val="-2"/>
          <w:rPrChange w:id="584" w:author="Anthony Cossio" w:date="2025-04-03T12:55:00Z">
            <w:rPr>
              <w:spacing w:val="-2"/>
            </w:rPr>
          </w:rPrChange>
        </w:rPr>
        <w:t xml:space="preserve"> </w:t>
      </w:r>
      <w:r w:rsidRPr="00F65103">
        <w:rPr>
          <w:strike/>
          <w:rPrChange w:id="585" w:author="Anthony Cossio" w:date="2025-04-03T12:55:00Z">
            <w:rPr/>
          </w:rPrChange>
        </w:rPr>
        <w:t>0.1°</w:t>
      </w:r>
      <w:r w:rsidRPr="00F65103">
        <w:rPr>
          <w:strike/>
          <w:spacing w:val="-2"/>
          <w:rPrChange w:id="586" w:author="Anthony Cossio" w:date="2025-04-03T12:55:00Z">
            <w:rPr>
              <w:spacing w:val="-2"/>
            </w:rPr>
          </w:rPrChange>
        </w:rPr>
        <w:t xml:space="preserve"> </w:t>
      </w:r>
      <w:r w:rsidRPr="00F65103">
        <w:rPr>
          <w:strike/>
          <w:rPrChange w:id="587" w:author="Anthony Cossio" w:date="2025-04-03T12:55:00Z">
            <w:rPr/>
          </w:rPrChange>
        </w:rPr>
        <w:t>grid</w:t>
      </w:r>
      <w:r w:rsidRPr="00F65103">
        <w:rPr>
          <w:strike/>
          <w:spacing w:val="-2"/>
          <w:rPrChange w:id="588" w:author="Anthony Cossio" w:date="2025-04-03T12:55:00Z">
            <w:rPr>
              <w:spacing w:val="-2"/>
            </w:rPr>
          </w:rPrChange>
        </w:rPr>
        <w:t xml:space="preserve"> </w:t>
      </w:r>
      <w:r w:rsidRPr="00F65103">
        <w:rPr>
          <w:strike/>
          <w:rPrChange w:id="589" w:author="Anthony Cossio" w:date="2025-04-03T12:55:00Z">
            <w:rPr/>
          </w:rPrChange>
        </w:rPr>
        <w:t>cells)</w:t>
      </w:r>
      <w:r w:rsidRPr="00F65103">
        <w:rPr>
          <w:strike/>
          <w:spacing w:val="-2"/>
          <w:rPrChange w:id="590" w:author="Anthony Cossio" w:date="2025-04-03T12:55:00Z">
            <w:rPr>
              <w:spacing w:val="-2"/>
            </w:rPr>
          </w:rPrChange>
        </w:rPr>
        <w:t xml:space="preserve"> </w:t>
      </w:r>
      <w:r w:rsidRPr="00F65103">
        <w:rPr>
          <w:strike/>
          <w:rPrChange w:id="591" w:author="Anthony Cossio" w:date="2025-04-03T12:55:00Z">
            <w:rPr/>
          </w:rPrChange>
        </w:rPr>
        <w:t>(red</w:t>
      </w:r>
      <w:r w:rsidRPr="00F65103">
        <w:rPr>
          <w:strike/>
          <w:spacing w:val="-2"/>
          <w:rPrChange w:id="592" w:author="Anthony Cossio" w:date="2025-04-03T12:55:00Z">
            <w:rPr>
              <w:spacing w:val="-2"/>
            </w:rPr>
          </w:rPrChange>
        </w:rPr>
        <w:t xml:space="preserve"> </w:t>
      </w:r>
      <w:r w:rsidRPr="00F65103">
        <w:rPr>
          <w:strike/>
          <w:rPrChange w:id="593" w:author="Anthony Cossio" w:date="2025-04-03T12:55:00Z">
            <w:rPr/>
          </w:rPrChange>
        </w:rPr>
        <w:t>dots</w:t>
      </w:r>
      <w:r w:rsidRPr="00F65103">
        <w:rPr>
          <w:strike/>
          <w:spacing w:val="-4"/>
          <w:rPrChange w:id="594" w:author="Anthony Cossio" w:date="2025-04-03T12:55:00Z">
            <w:rPr>
              <w:spacing w:val="-4"/>
            </w:rPr>
          </w:rPrChange>
        </w:rPr>
        <w:t xml:space="preserve"> </w:t>
      </w:r>
      <w:r w:rsidRPr="00F65103">
        <w:rPr>
          <w:strike/>
          <w:rPrChange w:id="595" w:author="Anthony Cossio" w:date="2025-04-03T12:55:00Z">
            <w:rPr/>
          </w:rPrChange>
        </w:rPr>
        <w:t>are</w:t>
      </w:r>
      <w:r w:rsidRPr="00F65103">
        <w:rPr>
          <w:strike/>
          <w:spacing w:val="-2"/>
          <w:rPrChange w:id="596" w:author="Anthony Cossio" w:date="2025-04-03T12:55:00Z">
            <w:rPr>
              <w:spacing w:val="-2"/>
            </w:rPr>
          </w:rPrChange>
        </w:rPr>
        <w:t xml:space="preserve"> </w:t>
      </w:r>
      <w:r w:rsidRPr="00F65103">
        <w:rPr>
          <w:strike/>
          <w:rPrChange w:id="597" w:author="Anthony Cossio" w:date="2025-04-03T12:55:00Z">
            <w:rPr/>
          </w:rPrChange>
        </w:rPr>
        <w:t>the</w:t>
      </w:r>
      <w:r w:rsidRPr="00F65103">
        <w:rPr>
          <w:strike/>
          <w:spacing w:val="-2"/>
          <w:rPrChange w:id="598" w:author="Anthony Cossio" w:date="2025-04-03T12:55:00Z">
            <w:rPr>
              <w:spacing w:val="-2"/>
            </w:rPr>
          </w:rPrChange>
        </w:rPr>
        <w:t xml:space="preserve"> </w:t>
      </w:r>
      <w:r w:rsidRPr="00F65103">
        <w:rPr>
          <w:strike/>
          <w:rPrChange w:id="599" w:author="Anthony Cossio" w:date="2025-04-03T12:55:00Z">
            <w:rPr/>
          </w:rPrChange>
        </w:rPr>
        <w:t>corners</w:t>
      </w:r>
      <w:r w:rsidRPr="00F65103">
        <w:rPr>
          <w:strike/>
          <w:spacing w:val="-4"/>
          <w:rPrChange w:id="600" w:author="Anthony Cossio" w:date="2025-04-03T12:55:00Z">
            <w:rPr>
              <w:spacing w:val="-4"/>
            </w:rPr>
          </w:rPrChange>
        </w:rPr>
        <w:t xml:space="preserve"> </w:t>
      </w:r>
      <w:r w:rsidRPr="00F65103">
        <w:rPr>
          <w:strike/>
          <w:rPrChange w:id="601" w:author="Anthony Cossio" w:date="2025-04-03T12:55:00Z">
            <w:rPr/>
          </w:rPrChange>
        </w:rPr>
        <w:t>of</w:t>
      </w:r>
      <w:r w:rsidRPr="00F65103">
        <w:rPr>
          <w:strike/>
          <w:spacing w:val="-2"/>
          <w:rPrChange w:id="602" w:author="Anthony Cossio" w:date="2025-04-03T12:55:00Z">
            <w:rPr>
              <w:spacing w:val="-2"/>
            </w:rPr>
          </w:rPrChange>
        </w:rPr>
        <w:t xml:space="preserve"> </w:t>
      </w:r>
      <w:r w:rsidRPr="00F65103">
        <w:rPr>
          <w:strike/>
          <w:rPrChange w:id="603" w:author="Anthony Cossio" w:date="2025-04-03T12:55:00Z">
            <w:rPr/>
          </w:rPrChange>
        </w:rPr>
        <w:t>the</w:t>
      </w:r>
      <w:r w:rsidRPr="00F65103">
        <w:rPr>
          <w:strike/>
          <w:spacing w:val="-2"/>
          <w:rPrChange w:id="604" w:author="Anthony Cossio" w:date="2025-04-03T12:55:00Z">
            <w:rPr>
              <w:spacing w:val="-2"/>
            </w:rPr>
          </w:rPrChange>
        </w:rPr>
        <w:t xml:space="preserve"> </w:t>
      </w:r>
      <w:r w:rsidRPr="00F65103">
        <w:rPr>
          <w:strike/>
          <w:rPrChange w:id="605" w:author="Anthony Cossio" w:date="2025-04-03T12:55:00Z">
            <w:rPr/>
          </w:rPrChange>
        </w:rPr>
        <w:t>grid</w:t>
      </w:r>
      <w:r w:rsidRPr="00F65103">
        <w:rPr>
          <w:strike/>
          <w:spacing w:val="-2"/>
          <w:rPrChange w:id="606" w:author="Anthony Cossio" w:date="2025-04-03T12:55:00Z">
            <w:rPr>
              <w:spacing w:val="-2"/>
            </w:rPr>
          </w:rPrChange>
        </w:rPr>
        <w:t xml:space="preserve"> </w:t>
      </w:r>
      <w:r w:rsidRPr="00F65103">
        <w:rPr>
          <w:strike/>
          <w:rPrChange w:id="607" w:author="Anthony Cossio" w:date="2025-04-03T12:55:00Z">
            <w:rPr/>
          </w:rPrChange>
        </w:rPr>
        <w:t>cells)</w:t>
      </w:r>
      <w:r w:rsidRPr="00F65103">
        <w:rPr>
          <w:strike/>
          <w:spacing w:val="-2"/>
          <w:rPrChange w:id="608" w:author="Anthony Cossio" w:date="2025-04-03T12:55:00Z">
            <w:rPr>
              <w:spacing w:val="-2"/>
            </w:rPr>
          </w:rPrChange>
        </w:rPr>
        <w:t xml:space="preserve"> </w:t>
      </w:r>
      <w:r w:rsidRPr="00F65103">
        <w:rPr>
          <w:strike/>
          <w:rPrChange w:id="609" w:author="Anthony Cossio" w:date="2025-04-03T12:55:00Z">
            <w:rPr/>
          </w:rPrChange>
        </w:rPr>
        <w:t>with AMLR03 dive profile locations (blue *) overlayed.</w:t>
      </w:r>
    </w:p>
    <w:p w14:paraId="5AA76DDA" w14:textId="77777777" w:rsidR="006E506B" w:rsidRDefault="006E506B">
      <w:pPr>
        <w:spacing w:line="259" w:lineRule="auto"/>
        <w:rPr>
          <w:ins w:id="610" w:author="Anthony Cossio" w:date="2025-04-03T12:55:00Z"/>
        </w:rPr>
      </w:pPr>
    </w:p>
    <w:p w14:paraId="578DF916" w14:textId="77777777" w:rsidR="00F65103" w:rsidRDefault="00F65103">
      <w:pPr>
        <w:spacing w:line="259" w:lineRule="auto"/>
        <w:rPr>
          <w:ins w:id="611" w:author="Anthony Cossio" w:date="2025-04-03T12:55:00Z"/>
        </w:rPr>
      </w:pPr>
    </w:p>
    <w:p w14:paraId="20483135" w14:textId="77777777" w:rsidR="00F65103" w:rsidRDefault="00F65103">
      <w:pPr>
        <w:spacing w:line="259" w:lineRule="auto"/>
        <w:rPr>
          <w:ins w:id="612" w:author="Anthony Cossio" w:date="2025-04-03T12:56:00Z"/>
        </w:rPr>
      </w:pPr>
      <w:ins w:id="613" w:author="Anthony Cossio" w:date="2025-04-03T12:55:00Z">
        <w:r>
          <w:rPr>
            <w:noProof/>
          </w:rPr>
          <w:drawing>
            <wp:inline distT="0" distB="0" distL="0" distR="0" wp14:anchorId="5C12C81A" wp14:editId="41EA4807">
              <wp:extent cx="5324475" cy="39909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inline>
          </w:drawing>
        </w:r>
      </w:ins>
    </w:p>
    <w:p w14:paraId="0C948537" w14:textId="4F617345" w:rsidR="00F65103" w:rsidRPr="00F65103" w:rsidRDefault="00F65103" w:rsidP="00F65103">
      <w:pPr>
        <w:pStyle w:val="BodyText"/>
        <w:spacing w:line="259" w:lineRule="auto"/>
        <w:ind w:left="100" w:right="485"/>
        <w:rPr>
          <w:ins w:id="614" w:author="Anthony Cossio" w:date="2025-04-03T12:56:00Z"/>
          <w:rPrChange w:id="615" w:author="Anthony Cossio" w:date="2025-04-03T12:56:00Z">
            <w:rPr>
              <w:ins w:id="616" w:author="Anthony Cossio" w:date="2025-04-03T12:56:00Z"/>
              <w:strike/>
            </w:rPr>
          </w:rPrChange>
        </w:rPr>
      </w:pPr>
      <w:ins w:id="617" w:author="Anthony Cossio" w:date="2025-04-03T12:56:00Z">
        <w:r w:rsidRPr="00F65103">
          <w:rPr>
            <w:rPrChange w:id="618" w:author="Anthony Cossio" w:date="2025-04-03T12:56:00Z">
              <w:rPr>
                <w:strike/>
              </w:rPr>
            </w:rPrChange>
          </w:rPr>
          <w:t>Figure</w:t>
        </w:r>
        <w:r w:rsidRPr="00F65103">
          <w:rPr>
            <w:spacing w:val="-2"/>
            <w:rPrChange w:id="619" w:author="Anthony Cossio" w:date="2025-04-03T12:56:00Z">
              <w:rPr>
                <w:strike/>
                <w:spacing w:val="-2"/>
              </w:rPr>
            </w:rPrChange>
          </w:rPr>
          <w:t xml:space="preserve"> </w:t>
        </w:r>
        <w:r w:rsidRPr="00F65103">
          <w:rPr>
            <w:rPrChange w:id="620" w:author="Anthony Cossio" w:date="2025-04-03T12:56:00Z">
              <w:rPr>
                <w:strike/>
              </w:rPr>
            </w:rPrChange>
          </w:rPr>
          <w:t>2.</w:t>
        </w:r>
        <w:r w:rsidRPr="00F65103">
          <w:rPr>
            <w:spacing w:val="-2"/>
            <w:rPrChange w:id="621" w:author="Anthony Cossio" w:date="2025-04-03T12:56:00Z">
              <w:rPr>
                <w:strike/>
                <w:spacing w:val="-2"/>
              </w:rPr>
            </w:rPrChange>
          </w:rPr>
          <w:t xml:space="preserve"> </w:t>
        </w:r>
        <w:r w:rsidRPr="00F65103">
          <w:rPr>
            <w:rPrChange w:id="622" w:author="Anthony Cossio" w:date="2025-04-03T12:56:00Z">
              <w:rPr>
                <w:strike/>
              </w:rPr>
            </w:rPrChange>
          </w:rPr>
          <w:t>Spatial</w:t>
        </w:r>
        <w:r w:rsidRPr="00F65103">
          <w:rPr>
            <w:spacing w:val="-2"/>
            <w:rPrChange w:id="623" w:author="Anthony Cossio" w:date="2025-04-03T12:56:00Z">
              <w:rPr>
                <w:strike/>
                <w:spacing w:val="-2"/>
              </w:rPr>
            </w:rPrChange>
          </w:rPr>
          <w:t xml:space="preserve"> </w:t>
        </w:r>
        <w:r w:rsidRPr="00F65103">
          <w:rPr>
            <w:rPrChange w:id="624" w:author="Anthony Cossio" w:date="2025-04-03T12:56:00Z">
              <w:rPr>
                <w:strike/>
              </w:rPr>
            </w:rPrChange>
          </w:rPr>
          <w:t>grid</w:t>
        </w:r>
        <w:r w:rsidRPr="00F65103">
          <w:rPr>
            <w:spacing w:val="-2"/>
            <w:rPrChange w:id="625" w:author="Anthony Cossio" w:date="2025-04-03T12:56:00Z">
              <w:rPr>
                <w:strike/>
                <w:spacing w:val="-2"/>
              </w:rPr>
            </w:rPrChange>
          </w:rPr>
          <w:t xml:space="preserve"> </w:t>
        </w:r>
        <w:r w:rsidRPr="00F65103">
          <w:rPr>
            <w:rPrChange w:id="626" w:author="Anthony Cossio" w:date="2025-04-03T12:56:00Z">
              <w:rPr>
                <w:strike/>
              </w:rPr>
            </w:rPrChange>
          </w:rPr>
          <w:t>(0.</w:t>
        </w:r>
        <w:r>
          <w:t>2</w:t>
        </w:r>
        <w:r w:rsidRPr="00F65103">
          <w:rPr>
            <w:rPrChange w:id="627" w:author="Anthony Cossio" w:date="2025-04-03T12:56:00Z">
              <w:rPr>
                <w:strike/>
              </w:rPr>
            </w:rPrChange>
          </w:rPr>
          <w:t>°</w:t>
        </w:r>
        <w:r w:rsidRPr="00F65103">
          <w:rPr>
            <w:spacing w:val="-4"/>
            <w:rPrChange w:id="628" w:author="Anthony Cossio" w:date="2025-04-03T12:56:00Z">
              <w:rPr>
                <w:strike/>
                <w:spacing w:val="-4"/>
              </w:rPr>
            </w:rPrChange>
          </w:rPr>
          <w:t xml:space="preserve"> </w:t>
        </w:r>
        <w:r w:rsidRPr="00F65103">
          <w:rPr>
            <w:rPrChange w:id="629" w:author="Anthony Cossio" w:date="2025-04-03T12:56:00Z">
              <w:rPr>
                <w:strike/>
              </w:rPr>
            </w:rPrChange>
          </w:rPr>
          <w:t>by</w:t>
        </w:r>
        <w:r w:rsidRPr="00F65103">
          <w:rPr>
            <w:spacing w:val="-2"/>
            <w:rPrChange w:id="630" w:author="Anthony Cossio" w:date="2025-04-03T12:56:00Z">
              <w:rPr>
                <w:strike/>
                <w:spacing w:val="-2"/>
              </w:rPr>
            </w:rPrChange>
          </w:rPr>
          <w:t xml:space="preserve"> </w:t>
        </w:r>
        <w:r w:rsidRPr="00F65103">
          <w:rPr>
            <w:rPrChange w:id="631" w:author="Anthony Cossio" w:date="2025-04-03T12:56:00Z">
              <w:rPr>
                <w:strike/>
              </w:rPr>
            </w:rPrChange>
          </w:rPr>
          <w:t>0.1°</w:t>
        </w:r>
        <w:r w:rsidRPr="00F65103">
          <w:rPr>
            <w:spacing w:val="-2"/>
            <w:rPrChange w:id="632" w:author="Anthony Cossio" w:date="2025-04-03T12:56:00Z">
              <w:rPr>
                <w:strike/>
                <w:spacing w:val="-2"/>
              </w:rPr>
            </w:rPrChange>
          </w:rPr>
          <w:t xml:space="preserve"> </w:t>
        </w:r>
        <w:r w:rsidRPr="00F65103">
          <w:rPr>
            <w:rPrChange w:id="633" w:author="Anthony Cossio" w:date="2025-04-03T12:56:00Z">
              <w:rPr>
                <w:strike/>
              </w:rPr>
            </w:rPrChange>
          </w:rPr>
          <w:t>grid</w:t>
        </w:r>
        <w:r w:rsidRPr="00F65103">
          <w:rPr>
            <w:spacing w:val="-2"/>
            <w:rPrChange w:id="634" w:author="Anthony Cossio" w:date="2025-04-03T12:56:00Z">
              <w:rPr>
                <w:strike/>
                <w:spacing w:val="-2"/>
              </w:rPr>
            </w:rPrChange>
          </w:rPr>
          <w:t xml:space="preserve"> </w:t>
        </w:r>
        <w:r w:rsidRPr="00F65103">
          <w:rPr>
            <w:rPrChange w:id="635" w:author="Anthony Cossio" w:date="2025-04-03T12:56:00Z">
              <w:rPr>
                <w:strike/>
              </w:rPr>
            </w:rPrChange>
          </w:rPr>
          <w:t>cells)</w:t>
        </w:r>
        <w:r w:rsidRPr="00F65103">
          <w:rPr>
            <w:spacing w:val="-2"/>
            <w:rPrChange w:id="636" w:author="Anthony Cossio" w:date="2025-04-03T12:56:00Z">
              <w:rPr>
                <w:strike/>
                <w:spacing w:val="-2"/>
              </w:rPr>
            </w:rPrChange>
          </w:rPr>
          <w:t xml:space="preserve"> </w:t>
        </w:r>
        <w:r w:rsidRPr="00F65103">
          <w:rPr>
            <w:rPrChange w:id="637" w:author="Anthony Cossio" w:date="2025-04-03T12:56:00Z">
              <w:rPr>
                <w:strike/>
              </w:rPr>
            </w:rPrChange>
          </w:rPr>
          <w:t>(red</w:t>
        </w:r>
        <w:r w:rsidRPr="00F65103">
          <w:rPr>
            <w:spacing w:val="-2"/>
            <w:rPrChange w:id="638" w:author="Anthony Cossio" w:date="2025-04-03T12:56:00Z">
              <w:rPr>
                <w:strike/>
                <w:spacing w:val="-2"/>
              </w:rPr>
            </w:rPrChange>
          </w:rPr>
          <w:t xml:space="preserve"> </w:t>
        </w:r>
        <w:r w:rsidRPr="00F65103">
          <w:rPr>
            <w:rPrChange w:id="639" w:author="Anthony Cossio" w:date="2025-04-03T12:56:00Z">
              <w:rPr>
                <w:strike/>
              </w:rPr>
            </w:rPrChange>
          </w:rPr>
          <w:t>dots</w:t>
        </w:r>
        <w:r w:rsidRPr="00F65103">
          <w:rPr>
            <w:spacing w:val="-4"/>
            <w:rPrChange w:id="640" w:author="Anthony Cossio" w:date="2025-04-03T12:56:00Z">
              <w:rPr>
                <w:strike/>
                <w:spacing w:val="-4"/>
              </w:rPr>
            </w:rPrChange>
          </w:rPr>
          <w:t xml:space="preserve"> </w:t>
        </w:r>
        <w:r w:rsidRPr="00F65103">
          <w:rPr>
            <w:rPrChange w:id="641" w:author="Anthony Cossio" w:date="2025-04-03T12:56:00Z">
              <w:rPr>
                <w:strike/>
              </w:rPr>
            </w:rPrChange>
          </w:rPr>
          <w:t>are</w:t>
        </w:r>
        <w:r w:rsidRPr="00F65103">
          <w:rPr>
            <w:spacing w:val="-2"/>
            <w:rPrChange w:id="642" w:author="Anthony Cossio" w:date="2025-04-03T12:56:00Z">
              <w:rPr>
                <w:strike/>
                <w:spacing w:val="-2"/>
              </w:rPr>
            </w:rPrChange>
          </w:rPr>
          <w:t xml:space="preserve"> </w:t>
        </w:r>
        <w:r w:rsidRPr="00F65103">
          <w:rPr>
            <w:rPrChange w:id="643" w:author="Anthony Cossio" w:date="2025-04-03T12:56:00Z">
              <w:rPr>
                <w:strike/>
              </w:rPr>
            </w:rPrChange>
          </w:rPr>
          <w:t>the</w:t>
        </w:r>
        <w:r w:rsidRPr="00F65103">
          <w:rPr>
            <w:spacing w:val="-2"/>
            <w:rPrChange w:id="644" w:author="Anthony Cossio" w:date="2025-04-03T12:56:00Z">
              <w:rPr>
                <w:strike/>
                <w:spacing w:val="-2"/>
              </w:rPr>
            </w:rPrChange>
          </w:rPr>
          <w:t xml:space="preserve"> </w:t>
        </w:r>
        <w:r w:rsidRPr="00F65103">
          <w:rPr>
            <w:rPrChange w:id="645" w:author="Anthony Cossio" w:date="2025-04-03T12:56:00Z">
              <w:rPr>
                <w:strike/>
              </w:rPr>
            </w:rPrChange>
          </w:rPr>
          <w:t>corners</w:t>
        </w:r>
        <w:r w:rsidRPr="00F65103">
          <w:rPr>
            <w:spacing w:val="-4"/>
            <w:rPrChange w:id="646" w:author="Anthony Cossio" w:date="2025-04-03T12:56:00Z">
              <w:rPr>
                <w:strike/>
                <w:spacing w:val="-4"/>
              </w:rPr>
            </w:rPrChange>
          </w:rPr>
          <w:t xml:space="preserve"> </w:t>
        </w:r>
        <w:r w:rsidRPr="00F65103">
          <w:rPr>
            <w:rPrChange w:id="647" w:author="Anthony Cossio" w:date="2025-04-03T12:56:00Z">
              <w:rPr>
                <w:strike/>
              </w:rPr>
            </w:rPrChange>
          </w:rPr>
          <w:t>of</w:t>
        </w:r>
        <w:r w:rsidRPr="00F65103">
          <w:rPr>
            <w:spacing w:val="-2"/>
            <w:rPrChange w:id="648" w:author="Anthony Cossio" w:date="2025-04-03T12:56:00Z">
              <w:rPr>
                <w:strike/>
                <w:spacing w:val="-2"/>
              </w:rPr>
            </w:rPrChange>
          </w:rPr>
          <w:t xml:space="preserve"> </w:t>
        </w:r>
        <w:r w:rsidRPr="00F65103">
          <w:rPr>
            <w:rPrChange w:id="649" w:author="Anthony Cossio" w:date="2025-04-03T12:56:00Z">
              <w:rPr>
                <w:strike/>
              </w:rPr>
            </w:rPrChange>
          </w:rPr>
          <w:t>the</w:t>
        </w:r>
        <w:r w:rsidRPr="00F65103">
          <w:rPr>
            <w:spacing w:val="-2"/>
            <w:rPrChange w:id="650" w:author="Anthony Cossio" w:date="2025-04-03T12:56:00Z">
              <w:rPr>
                <w:strike/>
                <w:spacing w:val="-2"/>
              </w:rPr>
            </w:rPrChange>
          </w:rPr>
          <w:t xml:space="preserve"> </w:t>
        </w:r>
        <w:r w:rsidRPr="00F65103">
          <w:rPr>
            <w:rPrChange w:id="651" w:author="Anthony Cossio" w:date="2025-04-03T12:56:00Z">
              <w:rPr>
                <w:strike/>
              </w:rPr>
            </w:rPrChange>
          </w:rPr>
          <w:t>grid</w:t>
        </w:r>
        <w:r w:rsidRPr="00F65103">
          <w:rPr>
            <w:spacing w:val="-2"/>
            <w:rPrChange w:id="652" w:author="Anthony Cossio" w:date="2025-04-03T12:56:00Z">
              <w:rPr>
                <w:strike/>
                <w:spacing w:val="-2"/>
              </w:rPr>
            </w:rPrChange>
          </w:rPr>
          <w:t xml:space="preserve"> </w:t>
        </w:r>
        <w:r w:rsidRPr="00F65103">
          <w:rPr>
            <w:rPrChange w:id="653" w:author="Anthony Cossio" w:date="2025-04-03T12:56:00Z">
              <w:rPr>
                <w:strike/>
              </w:rPr>
            </w:rPrChange>
          </w:rPr>
          <w:t>cells)</w:t>
        </w:r>
        <w:r w:rsidRPr="00F65103">
          <w:rPr>
            <w:spacing w:val="-2"/>
            <w:rPrChange w:id="654" w:author="Anthony Cossio" w:date="2025-04-03T12:56:00Z">
              <w:rPr>
                <w:strike/>
                <w:spacing w:val="-2"/>
              </w:rPr>
            </w:rPrChange>
          </w:rPr>
          <w:t xml:space="preserve"> </w:t>
        </w:r>
        <w:r w:rsidRPr="00F65103">
          <w:rPr>
            <w:rPrChange w:id="655" w:author="Anthony Cossio" w:date="2025-04-03T12:56:00Z">
              <w:rPr>
                <w:strike/>
              </w:rPr>
            </w:rPrChange>
          </w:rPr>
          <w:t>with AMLR03 dive profile locations (blue *) overlayed.</w:t>
        </w:r>
      </w:ins>
    </w:p>
    <w:p w14:paraId="1F3C0C2A" w14:textId="5B672D78" w:rsidR="00F65103" w:rsidRDefault="00F65103">
      <w:pPr>
        <w:spacing w:line="259" w:lineRule="auto"/>
        <w:sectPr w:rsidR="00F65103">
          <w:pgSz w:w="12240" w:h="15840"/>
          <w:pgMar w:top="1820" w:right="1320" w:bottom="280" w:left="1340" w:header="720" w:footer="720" w:gutter="0"/>
          <w:cols w:space="720"/>
        </w:sectPr>
      </w:pPr>
    </w:p>
    <w:p w14:paraId="5DAB67EB" w14:textId="77777777" w:rsidR="006E506B" w:rsidRDefault="006E506B">
      <w:pPr>
        <w:pStyle w:val="BodyText"/>
        <w:rPr>
          <w:sz w:val="20"/>
        </w:rPr>
      </w:pPr>
    </w:p>
    <w:p w14:paraId="13BE9936" w14:textId="77777777" w:rsidR="006E506B" w:rsidRDefault="006E506B">
      <w:pPr>
        <w:pStyle w:val="BodyText"/>
        <w:rPr>
          <w:sz w:val="20"/>
        </w:rPr>
      </w:pPr>
    </w:p>
    <w:p w14:paraId="1208633E" w14:textId="77777777" w:rsidR="006E506B" w:rsidRDefault="006E506B">
      <w:pPr>
        <w:pStyle w:val="BodyText"/>
        <w:rPr>
          <w:sz w:val="20"/>
        </w:rPr>
      </w:pPr>
    </w:p>
    <w:p w14:paraId="66D404F5" w14:textId="77777777" w:rsidR="006E506B" w:rsidRDefault="006E506B">
      <w:pPr>
        <w:pStyle w:val="BodyText"/>
        <w:rPr>
          <w:sz w:val="20"/>
        </w:rPr>
      </w:pPr>
    </w:p>
    <w:p w14:paraId="6ECF171F" w14:textId="77777777" w:rsidR="006E506B" w:rsidRDefault="006E506B">
      <w:pPr>
        <w:pStyle w:val="BodyText"/>
        <w:rPr>
          <w:sz w:val="20"/>
        </w:rPr>
      </w:pPr>
    </w:p>
    <w:p w14:paraId="19B70496" w14:textId="77777777" w:rsidR="006E506B" w:rsidRDefault="006E506B">
      <w:pPr>
        <w:pStyle w:val="BodyText"/>
        <w:spacing w:before="125"/>
        <w:rPr>
          <w:sz w:val="20"/>
        </w:rPr>
      </w:pPr>
    </w:p>
    <w:p w14:paraId="1D37BFF1" w14:textId="77777777" w:rsidR="006E506B" w:rsidRDefault="00226618">
      <w:pPr>
        <w:pStyle w:val="BodyText"/>
        <w:ind w:left="275"/>
        <w:rPr>
          <w:sz w:val="20"/>
        </w:rPr>
      </w:pPr>
      <w:r>
        <w:rPr>
          <w:noProof/>
          <w:sz w:val="20"/>
        </w:rPr>
        <w:drawing>
          <wp:inline distT="0" distB="0" distL="0" distR="0" wp14:anchorId="14BC957D" wp14:editId="21BF98F4">
            <wp:extent cx="5255959" cy="20909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255959" cy="2090927"/>
                    </a:xfrm>
                    <a:prstGeom prst="rect">
                      <a:avLst/>
                    </a:prstGeom>
                  </pic:spPr>
                </pic:pic>
              </a:graphicData>
            </a:graphic>
          </wp:inline>
        </w:drawing>
      </w:r>
    </w:p>
    <w:p w14:paraId="7ECB4508" w14:textId="77777777" w:rsidR="006E506B" w:rsidRDefault="006E506B">
      <w:pPr>
        <w:pStyle w:val="BodyText"/>
      </w:pPr>
    </w:p>
    <w:p w14:paraId="572444DB" w14:textId="77777777" w:rsidR="006E506B" w:rsidRDefault="006E506B">
      <w:pPr>
        <w:pStyle w:val="BodyText"/>
        <w:spacing w:before="226"/>
      </w:pPr>
    </w:p>
    <w:p w14:paraId="257276A1" w14:textId="77777777" w:rsidR="006E506B" w:rsidRDefault="00226618">
      <w:pPr>
        <w:pStyle w:val="BodyText"/>
        <w:spacing w:line="259" w:lineRule="auto"/>
        <w:ind w:left="100" w:right="153"/>
      </w:pPr>
      <w:r>
        <w:t>Figure</w:t>
      </w:r>
      <w:r>
        <w:rPr>
          <w:spacing w:val="-3"/>
        </w:rPr>
        <w:t xml:space="preserve"> </w:t>
      </w:r>
      <w:r>
        <w:t>3.</w:t>
      </w:r>
      <w:r>
        <w:rPr>
          <w:spacing w:val="-3"/>
        </w:rPr>
        <w:t xml:space="preserve"> </w:t>
      </w:r>
      <w:r>
        <w:t>Depth</w:t>
      </w:r>
      <w:r>
        <w:rPr>
          <w:spacing w:val="-3"/>
        </w:rPr>
        <w:t xml:space="preserve"> </w:t>
      </w:r>
      <w:r>
        <w:t>distribution</w:t>
      </w:r>
      <w:r>
        <w:rPr>
          <w:spacing w:val="-4"/>
        </w:rPr>
        <w:t xml:space="preserve"> </w:t>
      </w:r>
      <w:r>
        <w:t>of</w:t>
      </w:r>
      <w:r>
        <w:rPr>
          <w:spacing w:val="-4"/>
        </w:rPr>
        <w:t xml:space="preserve"> </w:t>
      </w:r>
      <w:r>
        <w:t>averaged</w:t>
      </w:r>
      <w:r>
        <w:rPr>
          <w:spacing w:val="-3"/>
        </w:rPr>
        <w:t xml:space="preserve"> </w:t>
      </w:r>
      <w:r>
        <w:t>ABC</w:t>
      </w:r>
      <w:r>
        <w:rPr>
          <w:spacing w:val="-3"/>
        </w:rPr>
        <w:t xml:space="preserve"> </w:t>
      </w:r>
      <w:r>
        <w:t>for</w:t>
      </w:r>
      <w:r>
        <w:rPr>
          <w:spacing w:val="-6"/>
        </w:rPr>
        <w:t xml:space="preserve"> </w:t>
      </w:r>
      <w:r>
        <w:t>AMLR03 (blue)</w:t>
      </w:r>
      <w:r>
        <w:rPr>
          <w:spacing w:val="-4"/>
        </w:rPr>
        <w:t xml:space="preserve"> </w:t>
      </w:r>
      <w:r>
        <w:t>and</w:t>
      </w:r>
      <w:r>
        <w:rPr>
          <w:spacing w:val="-3"/>
        </w:rPr>
        <w:t xml:space="preserve"> </w:t>
      </w:r>
      <w:r>
        <w:t>AMLR04</w:t>
      </w:r>
      <w:r>
        <w:rPr>
          <w:spacing w:val="-2"/>
        </w:rPr>
        <w:t xml:space="preserve"> </w:t>
      </w:r>
      <w:r>
        <w:t>(orange)</w:t>
      </w:r>
      <w:r>
        <w:rPr>
          <w:spacing w:val="-3"/>
        </w:rPr>
        <w:t xml:space="preserve"> </w:t>
      </w:r>
      <w:r>
        <w:t>using</w:t>
      </w:r>
      <w:r>
        <w:rPr>
          <w:spacing w:val="-3"/>
        </w:rPr>
        <w:t xml:space="preserve"> </w:t>
      </w:r>
      <w:r>
        <w:t>the 70 kHz (A) and 120 kHz (B).</w:t>
      </w:r>
    </w:p>
    <w:p w14:paraId="333DB5A3" w14:textId="77777777" w:rsidR="006E506B" w:rsidRDefault="006E506B">
      <w:pPr>
        <w:pStyle w:val="BodyText"/>
        <w:rPr>
          <w:sz w:val="20"/>
        </w:rPr>
      </w:pPr>
    </w:p>
    <w:p w14:paraId="616DFC10" w14:textId="77777777" w:rsidR="006E506B" w:rsidRDefault="006E506B">
      <w:pPr>
        <w:pStyle w:val="BodyText"/>
        <w:rPr>
          <w:sz w:val="20"/>
        </w:rPr>
      </w:pPr>
    </w:p>
    <w:p w14:paraId="536BE773" w14:textId="77777777" w:rsidR="006E506B" w:rsidRDefault="006E506B">
      <w:pPr>
        <w:pStyle w:val="BodyText"/>
        <w:rPr>
          <w:sz w:val="20"/>
        </w:rPr>
      </w:pPr>
    </w:p>
    <w:p w14:paraId="6D9B075C" w14:textId="77777777" w:rsidR="006E506B" w:rsidRDefault="006E506B">
      <w:pPr>
        <w:pStyle w:val="BodyText"/>
        <w:rPr>
          <w:sz w:val="20"/>
        </w:rPr>
      </w:pPr>
    </w:p>
    <w:p w14:paraId="6F76336E" w14:textId="77777777" w:rsidR="006E506B" w:rsidRDefault="006E506B">
      <w:pPr>
        <w:pStyle w:val="BodyText"/>
        <w:rPr>
          <w:sz w:val="20"/>
        </w:rPr>
      </w:pPr>
    </w:p>
    <w:p w14:paraId="249FE917" w14:textId="77777777" w:rsidR="006E506B" w:rsidRDefault="006E506B">
      <w:pPr>
        <w:pStyle w:val="BodyText"/>
        <w:rPr>
          <w:sz w:val="20"/>
        </w:rPr>
      </w:pPr>
    </w:p>
    <w:p w14:paraId="25BDE103" w14:textId="77777777" w:rsidR="006E506B" w:rsidRDefault="006E506B">
      <w:pPr>
        <w:pStyle w:val="BodyText"/>
        <w:rPr>
          <w:sz w:val="20"/>
        </w:rPr>
      </w:pPr>
    </w:p>
    <w:p w14:paraId="006DF8C6" w14:textId="77777777" w:rsidR="006E506B" w:rsidRDefault="00226618">
      <w:pPr>
        <w:pStyle w:val="BodyText"/>
        <w:spacing w:before="30"/>
        <w:rPr>
          <w:sz w:val="20"/>
        </w:rPr>
      </w:pPr>
      <w:r>
        <w:rPr>
          <w:noProof/>
        </w:rPr>
        <w:drawing>
          <wp:anchor distT="0" distB="0" distL="0" distR="0" simplePos="0" relativeHeight="487592448" behindDoc="1" locked="0" layoutInCell="1" allowOverlap="1" wp14:anchorId="4E5B997D" wp14:editId="2B1C29E0">
            <wp:simplePos x="0" y="0"/>
            <wp:positionH relativeFrom="page">
              <wp:posOffset>1396574</wp:posOffset>
            </wp:positionH>
            <wp:positionV relativeFrom="paragraph">
              <wp:posOffset>177376</wp:posOffset>
            </wp:positionV>
            <wp:extent cx="4957749" cy="19415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4957749" cy="1941576"/>
                    </a:xfrm>
                    <a:prstGeom prst="rect">
                      <a:avLst/>
                    </a:prstGeom>
                  </pic:spPr>
                </pic:pic>
              </a:graphicData>
            </a:graphic>
          </wp:anchor>
        </w:drawing>
      </w:r>
    </w:p>
    <w:p w14:paraId="15ED7EC0" w14:textId="77777777" w:rsidR="006E506B" w:rsidRDefault="006E506B">
      <w:pPr>
        <w:pStyle w:val="BodyText"/>
      </w:pPr>
    </w:p>
    <w:p w14:paraId="532455C8" w14:textId="77777777" w:rsidR="006E506B" w:rsidRDefault="006E506B">
      <w:pPr>
        <w:pStyle w:val="BodyText"/>
        <w:spacing w:before="170"/>
      </w:pPr>
    </w:p>
    <w:p w14:paraId="33FBAA51" w14:textId="77777777" w:rsidR="006E506B" w:rsidRDefault="00226618">
      <w:pPr>
        <w:pStyle w:val="BodyText"/>
        <w:spacing w:line="259" w:lineRule="auto"/>
        <w:ind w:left="100" w:right="485"/>
      </w:pPr>
      <w:r>
        <w:t>Figure</w:t>
      </w:r>
      <w:r>
        <w:rPr>
          <w:spacing w:val="-3"/>
        </w:rPr>
        <w:t xml:space="preserve"> </w:t>
      </w:r>
      <w:r>
        <w:t>4.</w:t>
      </w:r>
      <w:r>
        <w:rPr>
          <w:spacing w:val="-3"/>
        </w:rPr>
        <w:t xml:space="preserve"> </w:t>
      </w:r>
      <w:r>
        <w:t>Maps</w:t>
      </w:r>
      <w:r>
        <w:rPr>
          <w:spacing w:val="-4"/>
        </w:rPr>
        <w:t xml:space="preserve"> </w:t>
      </w:r>
      <w:r>
        <w:t>of</w:t>
      </w:r>
      <w:r>
        <w:rPr>
          <w:spacing w:val="-3"/>
        </w:rPr>
        <w:t xml:space="preserve"> </w:t>
      </w:r>
      <w:r>
        <w:t>spatial</w:t>
      </w:r>
      <w:r>
        <w:rPr>
          <w:spacing w:val="-3"/>
        </w:rPr>
        <w:t xml:space="preserve"> </w:t>
      </w:r>
      <w:r>
        <w:t>distribution</w:t>
      </w:r>
      <w:r>
        <w:rPr>
          <w:spacing w:val="-3"/>
        </w:rPr>
        <w:t xml:space="preserve"> </w:t>
      </w:r>
      <w:r>
        <w:t>of</w:t>
      </w:r>
      <w:r>
        <w:rPr>
          <w:spacing w:val="-3"/>
        </w:rPr>
        <w:t xml:space="preserve"> </w:t>
      </w:r>
      <w:r>
        <w:t>krill</w:t>
      </w:r>
      <w:r>
        <w:rPr>
          <w:spacing w:val="-3"/>
        </w:rPr>
        <w:t xml:space="preserve"> </w:t>
      </w:r>
      <w:r>
        <w:t>densities</w:t>
      </w:r>
      <w:r>
        <w:rPr>
          <w:spacing w:val="-3"/>
        </w:rPr>
        <w:t xml:space="preserve"> </w:t>
      </w:r>
      <w:r>
        <w:t>of</w:t>
      </w:r>
      <w:r>
        <w:rPr>
          <w:spacing w:val="-4"/>
        </w:rPr>
        <w:t xml:space="preserve"> </w:t>
      </w:r>
      <w:r>
        <w:t>the</w:t>
      </w:r>
      <w:r>
        <w:rPr>
          <w:spacing w:val="-3"/>
        </w:rPr>
        <w:t xml:space="preserve"> </w:t>
      </w:r>
      <w:r>
        <w:t>120</w:t>
      </w:r>
      <w:r>
        <w:rPr>
          <w:spacing w:val="-3"/>
        </w:rPr>
        <w:t xml:space="preserve"> </w:t>
      </w:r>
      <w:r>
        <w:t>kHz</w:t>
      </w:r>
      <w:r>
        <w:rPr>
          <w:spacing w:val="-3"/>
        </w:rPr>
        <w:t xml:space="preserve"> </w:t>
      </w:r>
      <w:r>
        <w:t>for</w:t>
      </w:r>
      <w:r>
        <w:rPr>
          <w:spacing w:val="-4"/>
        </w:rPr>
        <w:t xml:space="preserve"> </w:t>
      </w:r>
      <w:r>
        <w:t>AMLR03</w:t>
      </w:r>
      <w:r>
        <w:rPr>
          <w:spacing w:val="-3"/>
        </w:rPr>
        <w:t xml:space="preserve"> </w:t>
      </w:r>
      <w:r>
        <w:t>(A)</w:t>
      </w:r>
      <w:r>
        <w:rPr>
          <w:spacing w:val="-3"/>
        </w:rPr>
        <w:t xml:space="preserve"> </w:t>
      </w:r>
      <w:r>
        <w:t>and AMLR04 (B).</w:t>
      </w:r>
    </w:p>
    <w:p w14:paraId="58C1C0B0" w14:textId="77777777" w:rsidR="006E506B" w:rsidRDefault="006E506B">
      <w:pPr>
        <w:spacing w:line="259" w:lineRule="auto"/>
        <w:sectPr w:rsidR="006E506B">
          <w:pgSz w:w="12240" w:h="15840"/>
          <w:pgMar w:top="1820" w:right="1320" w:bottom="280" w:left="1340" w:header="720" w:footer="720" w:gutter="0"/>
          <w:cols w:space="720"/>
        </w:sectPr>
      </w:pPr>
    </w:p>
    <w:p w14:paraId="1C0A02EC" w14:textId="77777777" w:rsidR="006E506B" w:rsidRDefault="00226618">
      <w:pPr>
        <w:pStyle w:val="BodyText"/>
        <w:ind w:left="306"/>
        <w:rPr>
          <w:sz w:val="20"/>
        </w:rPr>
      </w:pPr>
      <w:r>
        <w:rPr>
          <w:noProof/>
          <w:sz w:val="20"/>
        </w:rPr>
        <w:lastRenderedPageBreak/>
        <w:drawing>
          <wp:inline distT="0" distB="0" distL="0" distR="0" wp14:anchorId="727F4B91" wp14:editId="1882E7AC">
            <wp:extent cx="5681471" cy="21884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681471" cy="2188463"/>
                    </a:xfrm>
                    <a:prstGeom prst="rect">
                      <a:avLst/>
                    </a:prstGeom>
                  </pic:spPr>
                </pic:pic>
              </a:graphicData>
            </a:graphic>
          </wp:inline>
        </w:drawing>
      </w:r>
    </w:p>
    <w:p w14:paraId="471EC930" w14:textId="77777777" w:rsidR="006E506B" w:rsidRDefault="00226618">
      <w:pPr>
        <w:spacing w:before="185" w:line="259" w:lineRule="auto"/>
        <w:ind w:left="100" w:right="153"/>
      </w:pPr>
      <w:r>
        <w:t>Figure 5. Empirical comparisons of acoustic estimates of biomass density from two gliders during the 2023/24</w:t>
      </w:r>
      <w:r>
        <w:rPr>
          <w:spacing w:val="-3"/>
        </w:rPr>
        <w:t xml:space="preserve"> </w:t>
      </w:r>
      <w:r>
        <w:t>austral</w:t>
      </w:r>
      <w:r>
        <w:rPr>
          <w:spacing w:val="-2"/>
        </w:rPr>
        <w:t xml:space="preserve"> </w:t>
      </w:r>
      <w:r>
        <w:t>summer</w:t>
      </w:r>
      <w:r>
        <w:rPr>
          <w:spacing w:val="-2"/>
        </w:rPr>
        <w:t xml:space="preserve"> </w:t>
      </w:r>
      <w:r>
        <w:t>(A)</w:t>
      </w:r>
      <w:r>
        <w:rPr>
          <w:spacing w:val="-5"/>
        </w:rPr>
        <w:t xml:space="preserve"> </w:t>
      </w:r>
      <w:r>
        <w:t>Histograms</w:t>
      </w:r>
      <w:r>
        <w:rPr>
          <w:spacing w:val="-4"/>
        </w:rPr>
        <w:t xml:space="preserve"> </w:t>
      </w:r>
      <w:r>
        <w:t>of</w:t>
      </w:r>
      <w:r>
        <w:rPr>
          <w:spacing w:val="-2"/>
        </w:rPr>
        <w:t xml:space="preserve"> </w:t>
      </w:r>
      <w:r>
        <w:t>120kHz</w:t>
      </w:r>
      <w:r>
        <w:rPr>
          <w:spacing w:val="-2"/>
        </w:rPr>
        <w:t xml:space="preserve"> </w:t>
      </w:r>
      <w:r>
        <w:t>log10</w:t>
      </w:r>
      <w:r>
        <w:rPr>
          <w:spacing w:val="-2"/>
        </w:rPr>
        <w:t xml:space="preserve"> </w:t>
      </w:r>
      <w:r>
        <w:t>ABC</w:t>
      </w:r>
      <w:r>
        <w:rPr>
          <w:spacing w:val="-3"/>
        </w:rPr>
        <w:t xml:space="preserve"> </w:t>
      </w:r>
      <w:r>
        <w:t>for</w:t>
      </w:r>
      <w:r>
        <w:rPr>
          <w:spacing w:val="-2"/>
        </w:rPr>
        <w:t xml:space="preserve"> </w:t>
      </w:r>
      <w:r>
        <w:t>each</w:t>
      </w:r>
      <w:r>
        <w:rPr>
          <w:spacing w:val="-2"/>
        </w:rPr>
        <w:t xml:space="preserve"> </w:t>
      </w:r>
      <w:r>
        <w:t>profile;</w:t>
      </w:r>
      <w:r>
        <w:rPr>
          <w:spacing w:val="-2"/>
        </w:rPr>
        <w:t xml:space="preserve"> </w:t>
      </w:r>
      <w:r>
        <w:t>(B)</w:t>
      </w:r>
      <w:r>
        <w:rPr>
          <w:spacing w:val="-4"/>
        </w:rPr>
        <w:t xml:space="preserve"> </w:t>
      </w:r>
      <w:r>
        <w:t>Empirical</w:t>
      </w:r>
      <w:r>
        <w:rPr>
          <w:spacing w:val="-2"/>
        </w:rPr>
        <w:t xml:space="preserve"> </w:t>
      </w:r>
      <w:r>
        <w:t>cumulative distribution of biomass for both AMLR03 (blue) and AMLR04 (orange).</w:t>
      </w:r>
    </w:p>
    <w:sectPr w:rsidR="006E506B">
      <w:pgSz w:w="12240" w:h="15840"/>
      <w:pgMar w:top="144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thony Cossio">
    <w15:presenceInfo w15:providerId="AD" w15:userId="S-1-5-21-1625102663-4013227018-1311561448-379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E506B"/>
    <w:rsid w:val="00034AC5"/>
    <w:rsid w:val="001060F7"/>
    <w:rsid w:val="00226618"/>
    <w:rsid w:val="002749A2"/>
    <w:rsid w:val="002E6EEF"/>
    <w:rsid w:val="002F0DB3"/>
    <w:rsid w:val="00487F0A"/>
    <w:rsid w:val="004C46D5"/>
    <w:rsid w:val="00587E69"/>
    <w:rsid w:val="006E506B"/>
    <w:rsid w:val="00770AB7"/>
    <w:rsid w:val="008501ED"/>
    <w:rsid w:val="00904030"/>
    <w:rsid w:val="009B01E9"/>
    <w:rsid w:val="00B64EFD"/>
    <w:rsid w:val="00BF3EBD"/>
    <w:rsid w:val="00C45092"/>
    <w:rsid w:val="00E67D62"/>
    <w:rsid w:val="00F65103"/>
    <w:rsid w:val="00FC6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B7B2"/>
  <w15:docId w15:val="{9262E899-22D9-4458-9003-A0E5BF35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2"/>
      <w:ind w:left="20"/>
    </w:pPr>
    <w:rPr>
      <w:rFonts w:ascii="Verdana" w:eastAsia="Verdana" w:hAnsi="Verdana" w:cs="Verdana"/>
      <w:sz w:val="84"/>
      <w:szCs w:val="8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9" w:lineRule="exact"/>
      <w:ind w:left="107"/>
      <w:jc w:val="center"/>
    </w:pPr>
  </w:style>
  <w:style w:type="table" w:styleId="TableGrid">
    <w:name w:val="Table Grid"/>
    <w:basedOn w:val="TableNormal"/>
    <w:uiPriority w:val="39"/>
    <w:rsid w:val="00E67D6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emf"/><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17</Pages>
  <Words>5035</Words>
  <Characters>28705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Cossio</cp:lastModifiedBy>
  <cp:revision>14</cp:revision>
  <dcterms:created xsi:type="dcterms:W3CDTF">2025-04-01T22:47:00Z</dcterms:created>
  <dcterms:modified xsi:type="dcterms:W3CDTF">2025-05-09T21:43:00Z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LastSaved">
    <vt:filetime>2025-04-01T00:00:00Z</vt:filetime>
  </property>
  <property fmtid="{D5CDD505-2E9C-101B-9397-08002B2CF9AE}" pid="4" name="Producer">
    <vt:lpwstr>iText® 5.5.10 ©2000-2015 iText Group NV (AGPL-version)</vt:lpwstr>
  </property>
</Properties>
</file>