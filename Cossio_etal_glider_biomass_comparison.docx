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21.xml" ContentType="application/vnd.openxmlformats-officedocument.wordprocessingml.footer+xml"/>
  <Override PartName="/word/comments.xml" ContentType="application/vnd.openxmlformats-officedocument.wordprocessingml.comments+xml"/>
  <Override PartName="/word/footer5.xml" ContentType="application/vnd.openxmlformats-officedocument.wordprocessingml.footer+xml"/>
  <Override PartName="/word/footer22.xml" ContentType="application/vnd.openxmlformats-officedocument.wordprocessingml.footer+xml"/>
  <Override PartName="/word/footer6.xml" ContentType="application/vnd.openxmlformats-officedocument.wordprocessingml.footer+xml"/>
  <Override PartName="/word/footer23.xml" ContentType="application/vnd.openxmlformats-officedocument.wordprocessingml.footer+xml"/>
  <Override PartName="/word/footer7.xml" ContentType="application/vnd.openxmlformats-officedocument.wordprocessingml.footer+xml"/>
  <Override PartName="/word/footer2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media/image1.jpeg" ContentType="image/jpeg"/>
  <Override PartName="/word/media/image2.wmf" ContentType="image/x-wmf"/>
  <Override PartName="/word/media/image3.jpeg" ContentType="image/jpeg"/>
  <Override PartName="/word/media/image5.png" ContentType="image/png"/>
  <Override PartName="/word/media/image4.jpeg" ContentType="image/jpeg"/>
  <Override PartName="/word/footer16.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Paired Biomass</w:t>
      </w:r>
      <w:r>
        <w:rPr>
          <w:spacing w:val="-4"/>
        </w:rPr>
        <w:t xml:space="preserve"> </w:t>
      </w:r>
      <w:r>
        <w:rPr/>
        <w:t>density</w:t>
      </w:r>
      <w:r>
        <w:rPr>
          <w:spacing w:val="-4"/>
        </w:rPr>
        <w:t xml:space="preserve"> </w:t>
      </w:r>
      <w:r>
        <w:rPr/>
        <w:t>estimates</w:t>
      </w:r>
      <w:r>
        <w:rPr>
          <w:spacing w:val="-4"/>
        </w:rPr>
        <w:t xml:space="preserve"> </w:t>
      </w:r>
      <w:r>
        <w:rPr/>
        <w:t>of</w:t>
      </w:r>
      <w:r>
        <w:rPr>
          <w:spacing w:val="-5"/>
        </w:rPr>
        <w:t xml:space="preserve"> </w:t>
      </w:r>
      <w:r>
        <w:rPr/>
        <w:t>Antarctic</w:t>
      </w:r>
      <w:r>
        <w:rPr>
          <w:spacing w:val="-4"/>
        </w:rPr>
        <w:t xml:space="preserve"> </w:t>
      </w:r>
      <w:r>
        <w:rPr/>
        <w:t>krill</w:t>
      </w:r>
      <w:r>
        <w:rPr>
          <w:spacing w:val="-5"/>
        </w:rPr>
        <w:t xml:space="preserve"> </w:t>
      </w:r>
      <w:r>
        <w:rPr/>
        <w:t>in</w:t>
      </w:r>
      <w:r>
        <w:rPr>
          <w:spacing w:val="-3"/>
        </w:rPr>
        <w:t xml:space="preserve"> </w:t>
      </w:r>
      <w:r>
        <w:rPr/>
        <w:t>Bransfield</w:t>
      </w:r>
      <w:r>
        <w:rPr>
          <w:spacing w:val="-5"/>
        </w:rPr>
        <w:t xml:space="preserve"> </w:t>
      </w:r>
      <w:r>
        <w:rPr/>
        <w:t>Strait</w:t>
      </w:r>
      <w:r>
        <w:rPr>
          <w:spacing w:val="-3"/>
        </w:rPr>
        <w:t xml:space="preserve"> </w:t>
      </w:r>
      <w:r>
        <w:rPr/>
        <w:t>during</w:t>
      </w:r>
      <w:r>
        <w:rPr>
          <w:spacing w:val="-3"/>
        </w:rPr>
        <w:t xml:space="preserve"> </w:t>
      </w:r>
      <w:r>
        <w:rPr/>
        <w:t>the</w:t>
      </w:r>
      <w:r>
        <w:rPr>
          <w:spacing w:val="-4"/>
        </w:rPr>
        <w:t xml:space="preserve"> </w:t>
      </w:r>
      <w:r>
        <w:rPr/>
        <w:t>2023/24</w:t>
      </w:r>
      <w:r>
        <w:rPr>
          <w:spacing w:val="-4"/>
        </w:rPr>
        <w:t xml:space="preserve"> </w:t>
      </w:r>
      <w:r>
        <w:rPr/>
        <w:t>austral summer from a new glider-based wideband echosounder</w:t>
      </w:r>
    </w:p>
    <w:p>
      <w:pPr>
        <w:pStyle w:val="Normal"/>
        <w:rPr>
          <w:b/>
        </w:rPr>
      </w:pPr>
      <w:r>
        <w:rPr>
          <w:b/>
        </w:rPr>
      </w:r>
    </w:p>
    <w:p>
      <w:pPr>
        <w:pStyle w:val="Normal"/>
        <w:rPr>
          <w:b/>
        </w:rPr>
      </w:pPr>
      <w:r>
        <w:rPr>
          <w:b/>
        </w:rPr>
      </w:r>
    </w:p>
    <w:p>
      <w:pPr>
        <w:pStyle w:val="Normal"/>
        <w:rPr/>
      </w:pPr>
      <w:r>
        <w:rPr/>
        <w:t>Anthony</w:t>
      </w:r>
      <w:r>
        <w:rPr>
          <w:spacing w:val="-6"/>
        </w:rPr>
        <w:t xml:space="preserve"> </w:t>
      </w:r>
      <w:r>
        <w:rPr/>
        <w:t>M</w:t>
      </w:r>
      <w:r>
        <w:rPr>
          <w:spacing w:val="-7"/>
        </w:rPr>
        <w:t xml:space="preserve"> </w:t>
      </w:r>
      <w:r>
        <w:rPr/>
        <w:t>Cossio1,</w:t>
      </w:r>
      <w:r>
        <w:rPr>
          <w:spacing w:val="-7"/>
        </w:rPr>
        <w:t xml:space="preserve"> </w:t>
      </w:r>
      <w:r>
        <w:rPr/>
        <w:t>Christian</w:t>
      </w:r>
      <w:r>
        <w:rPr>
          <w:spacing w:val="-7"/>
        </w:rPr>
        <w:t xml:space="preserve"> </w:t>
      </w:r>
      <w:r>
        <w:rPr/>
        <w:t>S</w:t>
      </w:r>
      <w:r>
        <w:rPr>
          <w:spacing w:val="-6"/>
        </w:rPr>
        <w:t xml:space="preserve"> </w:t>
      </w:r>
      <w:r>
        <w:rPr/>
        <w:t>Reiss</w:t>
      </w:r>
      <w:r>
        <w:rPr>
          <w:spacing w:val="-7"/>
        </w:rPr>
        <w:t>2</w:t>
      </w:r>
      <w:r>
        <w:rPr/>
        <w:t xml:space="preserve">, and George R Cutter3. </w:t>
      </w:r>
    </w:p>
    <w:p>
      <w:pPr>
        <w:pStyle w:val="Normal"/>
        <w:rPr/>
      </w:pPr>
      <w:r>
        <w:rPr/>
        <w:t>1NOAA Fisheries, Ecosystem Science Division Southwest</w:t>
      </w:r>
      <w:r>
        <w:rPr>
          <w:spacing w:val="-12"/>
        </w:rPr>
        <w:t xml:space="preserve"> </w:t>
      </w:r>
      <w:r>
        <w:rPr/>
        <w:t>Fisheries</w:t>
      </w:r>
      <w:r>
        <w:rPr>
          <w:spacing w:val="-13"/>
        </w:rPr>
        <w:t xml:space="preserve"> </w:t>
      </w:r>
      <w:r>
        <w:rPr/>
        <w:t>Science</w:t>
      </w:r>
      <w:r>
        <w:rPr>
          <w:spacing w:val="-11"/>
        </w:rPr>
        <w:t xml:space="preserve"> </w:t>
      </w:r>
      <w:r>
        <w:rPr/>
        <w:t>Center LA Jolla, CA</w:t>
      </w:r>
    </w:p>
    <w:p>
      <w:pPr>
        <w:pStyle w:val="Normal"/>
        <w:rPr/>
      </w:pPr>
      <w:r>
        <w:rPr/>
        <w:t>2 La Jolla, CA</w:t>
      </w:r>
    </w:p>
    <w:p>
      <w:pPr>
        <w:pStyle w:val="Normal"/>
        <w:rPr/>
      </w:pPr>
      <w:r>
        <w:rPr/>
        <w:t>3 Morrille, Maine</w:t>
      </w:r>
    </w:p>
    <w:p>
      <w:pPr>
        <w:pStyle w:val="Normal"/>
        <w:rPr/>
      </w:pPr>
      <w:r>
        <w:rPr/>
      </w:r>
    </w:p>
    <w:p>
      <w:pPr>
        <w:pStyle w:val="Normal"/>
        <w:rPr/>
      </w:pPr>
      <w:r>
        <w:rPr>
          <w:b/>
          <w:bCs/>
          <w:spacing w:val="-2"/>
        </w:rPr>
        <w:t>Abstract</w:t>
      </w:r>
    </w:p>
    <w:p>
      <w:pPr>
        <w:pStyle w:val="Normal"/>
        <w:rPr/>
      </w:pPr>
      <w:r>
        <w:rPr/>
      </w:r>
    </w:p>
    <w:p>
      <w:pPr>
        <w:pStyle w:val="Normal"/>
        <w:rPr/>
      </w:pPr>
      <w:r>
        <w:rPr/>
        <w:t>We conducted a paired deployment of underwater gliders to compare the biomass density estimates within an important fishery area for Antarctic krill in the Southern Ocean. We deployed two Teledyne Webb Research Slocum G3 gliders, each equipped with a suite of oceanographic sensors and newly designed Nortek Signature100 single beam wide-band compact echosounders (70 kHz to 120 kHz)</w:t>
      </w:r>
      <w:r>
        <w:rPr>
          <w:spacing w:val="-3"/>
        </w:rPr>
        <w:t xml:space="preserve"> </w:t>
      </w:r>
      <w:r>
        <w:rPr/>
        <w:t>in</w:t>
      </w:r>
      <w:r>
        <w:rPr>
          <w:spacing w:val="-4"/>
        </w:rPr>
        <w:t xml:space="preserve"> </w:t>
      </w:r>
      <w:r>
        <w:rPr/>
        <w:t xml:space="preserve">the Bransfield Strait, South Shetland Islands during the austral summer of 2023-24. Both gliders were deployed on November 28, 2023 and recovered 61 days later on January 27, 2024. Krill biomass density estimates were calculated for each glider using two methods, all echo energy at 120 kHz (assuming all acoustic energy was Antarctic krill) and using the SHAPES methodology to delineate swarms of krill, before echo integration. Densities from both methods ranged from 31.93 </w:t>
      </w:r>
      <w:r>
        <w:rPr>
          <w:color w:val="212121"/>
        </w:rPr>
        <w:t>g m</w:t>
      </w:r>
      <w:r>
        <w:rPr>
          <w:color w:val="212121"/>
          <w:vertAlign w:val="superscript"/>
        </w:rPr>
        <w:t xml:space="preserve">-2 </w:t>
      </w:r>
      <w:r>
        <w:rPr/>
        <w:t xml:space="preserve">(SD 75.24 </w:t>
      </w:r>
      <w:r>
        <w:rPr>
          <w:color w:val="212121"/>
        </w:rPr>
        <w:t>g m</w:t>
      </w:r>
      <w:r>
        <w:rPr>
          <w:color w:val="212121"/>
          <w:vertAlign w:val="superscript"/>
        </w:rPr>
        <w:t xml:space="preserve">-2 </w:t>
      </w:r>
      <w:r>
        <w:rPr>
          <w:color w:val="212121"/>
        </w:rPr>
        <w:t>) to 44.76 g m</w:t>
      </w:r>
      <w:r>
        <w:rPr>
          <w:color w:val="212121"/>
          <w:vertAlign w:val="superscript"/>
        </w:rPr>
        <w:t xml:space="preserve">-2  </w:t>
      </w:r>
      <w:r>
        <w:rPr>
          <w:color w:val="212121"/>
        </w:rPr>
        <w:t>(SD 97.44 g m</w:t>
      </w:r>
      <w:r>
        <w:rPr>
          <w:color w:val="212121"/>
          <w:vertAlign w:val="superscript"/>
        </w:rPr>
        <w:t>-2</w:t>
      </w:r>
      <w:r>
        <w:rPr>
          <w:color w:val="212121"/>
        </w:rPr>
        <w:t xml:space="preserve"> )</w:t>
      </w:r>
      <w:r>
        <w:rPr/>
        <w:t>.  Small differences in biomass densities between gliders were observed, and the differences ranged from about 0.5 to 6 g m-2, suggesting that future deployments with multiple gliders can be used to efficiently sample a single larger area, or multiple areas, increasing the flexibility in survey design while ensuring data from multiple instruments can be combined. We developed a new method to minimize oversampling due to the nature of glider sampling by creating a spatial grid of 0.2 degrees longitude, and 0.1degree latitude (the approximate Rossby radius of deformation (10 km) at 64 degrees south), and averaging data within each element before bootstrapping the data in the grid. Density</w:t>
      </w:r>
      <w:r>
        <w:rPr>
          <w:spacing w:val="-3"/>
        </w:rPr>
        <w:t xml:space="preserve"> </w:t>
      </w:r>
      <w:r>
        <w:rPr/>
        <w:t>estimates</w:t>
      </w:r>
      <w:r>
        <w:rPr>
          <w:spacing w:val="-3"/>
        </w:rPr>
        <w:t xml:space="preserve"> </w:t>
      </w:r>
      <w:r>
        <w:rPr/>
        <w:t>were</w:t>
      </w:r>
      <w:r>
        <w:rPr>
          <w:spacing w:val="-3"/>
        </w:rPr>
        <w:t xml:space="preserve"> </w:t>
      </w:r>
      <w:r>
        <w:rPr/>
        <w:t>comparable</w:t>
      </w:r>
      <w:r>
        <w:rPr>
          <w:spacing w:val="-3"/>
        </w:rPr>
        <w:t xml:space="preserve"> </w:t>
      </w:r>
      <w:r>
        <w:rPr/>
        <w:t>to</w:t>
      </w:r>
      <w:r>
        <w:rPr>
          <w:spacing w:val="-4"/>
        </w:rPr>
        <w:t xml:space="preserve"> </w:t>
      </w:r>
      <w:r>
        <w:rPr/>
        <w:t>the</w:t>
      </w:r>
      <w:r>
        <w:rPr>
          <w:spacing w:val="-3"/>
        </w:rPr>
        <w:t xml:space="preserve"> </w:t>
      </w:r>
      <w:r>
        <w:rPr/>
        <w:t>other</w:t>
      </w:r>
      <w:r>
        <w:rPr>
          <w:spacing w:val="-4"/>
        </w:rPr>
        <w:t xml:space="preserve"> </w:t>
      </w:r>
      <w:r>
        <w:rPr/>
        <w:t>two</w:t>
      </w:r>
      <w:r>
        <w:rPr>
          <w:spacing w:val="-6"/>
        </w:rPr>
        <w:t xml:space="preserve"> </w:t>
      </w:r>
      <w:r>
        <w:rPr/>
        <w:t>methods</w:t>
      </w:r>
      <w:r>
        <w:rPr>
          <w:spacing w:val="-5"/>
        </w:rPr>
        <w:t xml:space="preserve"> </w:t>
      </w:r>
      <w:r>
        <w:rPr/>
        <w:t>with</w:t>
      </w:r>
      <w:r>
        <w:rPr>
          <w:spacing w:val="-4"/>
        </w:rPr>
        <w:t xml:space="preserve"> </w:t>
      </w:r>
      <w:r>
        <w:rPr/>
        <w:t>a</w:t>
      </w:r>
      <w:r>
        <w:rPr>
          <w:spacing w:val="-4"/>
        </w:rPr>
        <w:t xml:space="preserve"> </w:t>
      </w:r>
      <w:r>
        <w:rPr/>
        <w:t>low</w:t>
      </w:r>
      <w:r>
        <w:rPr>
          <w:spacing w:val="-3"/>
        </w:rPr>
        <w:t xml:space="preserve"> </w:t>
      </w:r>
      <w:r>
        <w:rPr/>
        <w:t>estimate</w:t>
      </w:r>
      <w:r>
        <w:rPr>
          <w:spacing w:val="-3"/>
        </w:rPr>
        <w:t xml:space="preserve"> </w:t>
      </w:r>
      <w:r>
        <w:rPr/>
        <w:t xml:space="preserve">of 44.29 </w:t>
      </w:r>
      <w:r>
        <w:rPr>
          <w:color w:val="212121"/>
        </w:rPr>
        <w:t>g m</w:t>
      </w:r>
      <w:r>
        <w:rPr>
          <w:color w:val="212121"/>
          <w:vertAlign w:val="superscript"/>
        </w:rPr>
        <w:t xml:space="preserve">-2 </w:t>
      </w:r>
      <w:r>
        <w:rPr>
          <w:color w:val="212121"/>
        </w:rPr>
        <w:t>95%</w:t>
      </w:r>
      <w:r>
        <w:rPr/>
        <w:t xml:space="preserve"> CI [32.03, 70.17 </w:t>
      </w:r>
      <w:r>
        <w:rPr>
          <w:color w:val="212121"/>
        </w:rPr>
        <w:t>g m</w:t>
      </w:r>
      <w:r>
        <w:rPr>
          <w:color w:val="212121"/>
          <w:vertAlign w:val="superscript"/>
        </w:rPr>
        <w:t>-2</w:t>
      </w:r>
      <w:r>
        <w:rPr>
          <w:strike/>
          <w:color w:val="212121"/>
          <w:vertAlign w:val="superscript"/>
        </w:rPr>
        <w:t xml:space="preserve"> </w:t>
      </w:r>
      <w:r>
        <w:rPr>
          <w:color w:val="212121"/>
        </w:rPr>
        <w:t>]</w:t>
      </w:r>
      <w:r>
        <w:rPr/>
        <w:t xml:space="preserve"> and a high of 56.13 </w:t>
      </w:r>
      <w:r>
        <w:rPr>
          <w:color w:val="212121"/>
        </w:rPr>
        <w:t>g m</w:t>
      </w:r>
      <w:r>
        <w:rPr>
          <w:color w:val="212121"/>
          <w:vertAlign w:val="superscript"/>
        </w:rPr>
        <w:t>-2</w:t>
      </w:r>
      <w:r>
        <w:rPr>
          <w:color w:val="212121"/>
        </w:rPr>
        <w:t xml:space="preserve"> 95%</w:t>
      </w:r>
      <w:r>
        <w:rPr/>
        <w:t xml:space="preserve"> </w:t>
      </w:r>
      <w:r>
        <w:rPr>
          <w:color w:val="212121"/>
        </w:rPr>
        <w:t>CI [43.01, 90.61 g m</w:t>
      </w:r>
      <w:r>
        <w:rPr>
          <w:color w:val="212121"/>
          <w:vertAlign w:val="superscript"/>
        </w:rPr>
        <w:t>-2</w:t>
      </w:r>
      <w:r>
        <w:rPr>
          <w:color w:val="212121"/>
        </w:rPr>
        <w:t>]</w:t>
      </w:r>
      <w:r>
        <w:rPr/>
        <w:t xml:space="preserve">. </w:t>
      </w:r>
      <w:r>
        <w:rPr>
          <w:spacing w:val="-2"/>
        </w:rPr>
        <w:t>Together these data continue to demonstrate the efficacy of acoustically instrumented underwater gliders for the study the pelagic environment of the southern ocean, and for providing an alternative method for developing time series for use by fisheries managers.</w:t>
      </w:r>
    </w:p>
    <w:p>
      <w:pPr>
        <w:pStyle w:val="Normal"/>
        <w:rPr/>
      </w:pPr>
      <w:r>
        <w:rPr/>
      </w:r>
    </w:p>
    <w:p>
      <w:pPr>
        <w:pStyle w:val="Normal"/>
        <w:rPr/>
      </w:pPr>
      <w:r>
        <w:rPr/>
      </w:r>
    </w:p>
    <w:p>
      <w:pPr>
        <w:pStyle w:val="Normal"/>
        <w:rPr>
          <w:b/>
          <w:bCs/>
          <w:spacing w:val="-2"/>
        </w:rPr>
      </w:pPr>
      <w:r>
        <w:rPr>
          <w:b/>
          <w:bCs/>
          <w:spacing w:val="-2"/>
        </w:rPr>
      </w:r>
      <w:r>
        <w:br w:type="page"/>
      </w:r>
    </w:p>
    <w:p>
      <w:pPr>
        <w:pStyle w:val="Normal"/>
        <w:spacing w:lineRule="auto" w:line="480" w:before="0" w:after="0"/>
        <w:rPr>
          <w:b/>
          <w:bCs/>
          <w:spacing w:val="-2"/>
        </w:rPr>
      </w:pPr>
      <w:r>
        <w:rPr>
          <w:b/>
          <w:bCs/>
          <w:spacing w:val="-2"/>
        </w:rPr>
        <w:t>Introduction</w:t>
      </w:r>
    </w:p>
    <w:p>
      <w:pPr>
        <w:pStyle w:val="Normal"/>
        <w:spacing w:lineRule="auto" w:line="480"/>
        <w:rPr/>
      </w:pPr>
      <w:r>
        <w:rPr/>
      </w:r>
    </w:p>
    <w:p>
      <w:pPr>
        <w:pStyle w:val="Normal"/>
        <w:spacing w:lineRule="auto" w:line="480"/>
        <w:rPr/>
      </w:pPr>
      <w:r>
        <w:rPr/>
        <w:t xml:space="preserve">Acoustic surveys are a principal method for developing ecological insights into aquatic systems, and are critical approaches for estimating the biomass of commercially important fish stocks (). The use of autonomous instruments and vehicles to conduct or augment vessel-based surveys has become more practicable as technology has progressed (). </w:t>
      </w:r>
      <w:ins w:id="0" w:author="Unknown Author" w:date="2025-06-22T19:48:09Z">
        <w:r>
          <w:rPr/>
          <w:t xml:space="preserve">For example, </w:t>
        </w:r>
      </w:ins>
      <w:del w:id="1" w:author="Unknown Author" w:date="2025-06-22T19:48:18Z">
        <w:r>
          <w:rPr/>
          <w:delText>A number of recent studies have demonstrated the use of</w:delText>
        </w:r>
      </w:del>
      <w:r>
        <w:rPr/>
        <w:t xml:space="preserve"> uncrewed surface vehicles () </w:t>
      </w:r>
      <w:ins w:id="2" w:author="Unknown Author" w:date="2025-06-22T19:48:23Z">
        <w:r>
          <w:rPr/>
          <w:t xml:space="preserve">have been used </w:t>
        </w:r>
      </w:ins>
      <w:r>
        <w:rPr/>
        <w:t>to replace or augment ship-based surveys for commercially important finfish</w:t>
      </w:r>
      <w:ins w:id="3" w:author="Unknown Author" w:date="2025-06-22T19:48:32Z">
        <w:r>
          <w:rPr/>
          <w:t xml:space="preserve"> </w:t>
        </w:r>
      </w:ins>
      <w:ins w:id="4" w:author="Unknown Author" w:date="2025-06-22T19:48:32Z">
        <w:r>
          <w:rPr/>
          <w:t xml:space="preserve">in </w:t>
        </w:r>
      </w:ins>
      <w:del w:id="5" w:author="Unknown Author" w:date="2025-06-22T19:48:34Z">
        <w:r>
          <w:rPr/>
          <w:delText xml:space="preserve"> </w:delText>
        </w:r>
      </w:del>
      <w:r>
        <w:rPr/>
        <w:t>a variety of ecosystems including the west coast of the United States</w:t>
      </w:r>
      <w:ins w:id="6" w:author="Unknown Author" w:date="2025-06-22T19:48:39Z">
        <w:r>
          <w:rPr/>
          <w:t xml:space="preserve"> </w:t>
        </w:r>
      </w:ins>
      <w:ins w:id="7" w:author="Unknown Author" w:date="2025-06-22T19:48:39Z">
        <w:r>
          <w:rPr/>
          <w:t>()</w:t>
        </w:r>
      </w:ins>
      <w:r>
        <w:rPr/>
        <w:t>, the Bering Sea</w:t>
      </w:r>
      <w:ins w:id="8" w:author="Unknown Author" w:date="2025-06-22T19:48:42Z">
        <w:r>
          <w:rPr/>
          <w:t xml:space="preserve"> </w:t>
        </w:r>
      </w:ins>
      <w:ins w:id="9" w:author="Unknown Author" w:date="2025-06-22T19:48:42Z">
        <w:r>
          <w:rPr/>
          <w:t>()</w:t>
        </w:r>
      </w:ins>
      <w:r>
        <w:rPr/>
        <w:t xml:space="preserve">, </w:t>
      </w:r>
      <w:ins w:id="10" w:author="Unknown Author" w:date="2025-06-22T19:48:58Z">
        <w:r>
          <w:rPr/>
          <w:t xml:space="preserve">And </w:t>
        </w:r>
      </w:ins>
      <w:r>
        <w:rPr/>
        <w:t>off the coast of Norway</w:t>
      </w:r>
      <w:ins w:id="11" w:author="Unknown Author" w:date="2025-06-22T19:48:49Z">
        <w:r>
          <w:rPr/>
          <w:t xml:space="preserve"> </w:t>
        </w:r>
      </w:ins>
      <w:ins w:id="12" w:author="Unknown Author" w:date="2025-06-22T19:48:49Z">
        <w:r>
          <w:rPr/>
          <w:t>()</w:t>
        </w:r>
      </w:ins>
      <w:r>
        <w:rPr/>
        <w:t xml:space="preserve">, </w:t>
      </w:r>
      <w:ins w:id="13" w:author="Unknown Author" w:date="2025-06-22T19:49:06Z">
        <w:r>
          <w:rPr/>
          <w:t xml:space="preserve">Both USV and </w:t>
        </w:r>
      </w:ins>
      <w:del w:id="14" w:author="Unknown Author" w:date="2025-06-22T19:49:21Z">
        <w:r>
          <w:rPr/>
          <w:delText>and in the Antarctic.</w:delText>
        </w:r>
      </w:del>
      <w:r>
        <w:rPr/>
        <w:t xml:space="preserve"> Underwater gliders () have also been used in the Southern Ocean to estimate Antarctic krill biomass. The successful use of these vehicles should lead to more widespread use of these technologies as costs of ship time continue to rise and additional constraints are place</w:t>
      </w:r>
      <w:ins w:id="15" w:author="Unknown Author" w:date="2025-06-22T19:51:18Z">
        <w:r>
          <w:rPr/>
          <w:t>d</w:t>
        </w:r>
      </w:ins>
      <w:del w:id="16" w:author="Unknown Author" w:date="2025-06-22T19:51:18Z">
        <w:r>
          <w:rPr/>
          <w:delText>s</w:delText>
        </w:r>
      </w:del>
      <w:r>
        <w:rPr/>
        <w:t xml:space="preserve"> on traditional approaches to conducting stock assessment surveys.</w:t>
      </w:r>
    </w:p>
    <w:p>
      <w:pPr>
        <w:pStyle w:val="Normal"/>
        <w:spacing w:lineRule="auto" w:line="480"/>
        <w:rPr/>
      </w:pPr>
      <w:r>
        <w:rPr/>
      </w:r>
    </w:p>
    <w:p>
      <w:pPr>
        <w:pStyle w:val="Normal"/>
        <w:spacing w:lineRule="auto" w:line="480"/>
        <w:rPr/>
      </w:pPr>
      <w:r>
        <w:rPr/>
        <w:t xml:space="preserve">A major concern with the use of multiple vehicles (Ships, USVs, and UUVs), of various type and configuration, is the comparability between acoustic estimates derived from each. This is especially critical if the data from these instruments must be combined to provide a single estimate for a given stock or spatial management unit () or to understand the changes in the biomass over time. This concern is both a statistical and sampling concern, because the data must be properly considered in generating estimates. But it is also a management concern, as decision makers need to be confident about the estimates that are being used to allocate catch. So considerable effort has been expended over the years to compare the impact of different vessels, and instruments that could lead to significant differences in the estimates of fish biomass. </w:t>
      </w:r>
    </w:p>
    <w:p>
      <w:pPr>
        <w:pStyle w:val="Normal"/>
        <w:spacing w:lineRule="auto" w:line="480"/>
        <w:rPr/>
      </w:pPr>
      <w:r>
        <w:rPr/>
      </w:r>
    </w:p>
    <w:p>
      <w:pPr>
        <w:pStyle w:val="Normal"/>
        <w:spacing w:lineRule="auto" w:line="480"/>
        <w:rPr/>
      </w:pPr>
      <w:r>
        <w:rPr/>
        <w:t>In the Antarctic, the Commission for the Conservation of Antarctic Marine Living Resources (CCAMLR) is responsible for managing fisheries including those for Antarctic krill (</w:t>
      </w:r>
      <w:r>
        <w:rPr>
          <w:i/>
          <w:iCs/>
        </w:rPr>
        <w:t>Euphausia superba</w:t>
      </w:r>
      <w:r>
        <w:rPr/>
        <w:t>) and requires annual estimates of krill biomass to progress their newly developed krill management strategy. The</w:t>
      </w:r>
      <w:r>
        <w:rPr>
          <w:spacing w:val="-3"/>
        </w:rPr>
        <w:t xml:space="preserve"> </w:t>
      </w:r>
      <w:r>
        <w:rPr/>
        <w:t>U. S.</w:t>
      </w:r>
      <w:r>
        <w:rPr>
          <w:spacing w:val="-3"/>
        </w:rPr>
        <w:t xml:space="preserve"> </w:t>
      </w:r>
      <w:r>
        <w:rPr/>
        <w:t>Antarctic</w:t>
      </w:r>
      <w:r>
        <w:rPr>
          <w:spacing w:val="-3"/>
        </w:rPr>
        <w:t xml:space="preserve"> </w:t>
      </w:r>
      <w:r>
        <w:rPr/>
        <w:t>Marine</w:t>
      </w:r>
      <w:r>
        <w:rPr>
          <w:spacing w:val="-6"/>
        </w:rPr>
        <w:t xml:space="preserve"> </w:t>
      </w:r>
      <w:r>
        <w:rPr/>
        <w:t>Living</w:t>
      </w:r>
      <w:r>
        <w:rPr>
          <w:spacing w:val="-3"/>
        </w:rPr>
        <w:t xml:space="preserve"> </w:t>
      </w:r>
      <w:r>
        <w:rPr/>
        <w:t>Resources</w:t>
      </w:r>
      <w:r>
        <w:rPr>
          <w:spacing w:val="-5"/>
        </w:rPr>
        <w:t xml:space="preserve"> </w:t>
      </w:r>
      <w:r>
        <w:rPr/>
        <w:t>(U. S.</w:t>
      </w:r>
      <w:r>
        <w:rPr>
          <w:spacing w:val="-3"/>
        </w:rPr>
        <w:t xml:space="preserve"> </w:t>
      </w:r>
      <w:r>
        <w:rPr/>
        <w:t>AMLR)</w:t>
      </w:r>
      <w:r>
        <w:rPr>
          <w:spacing w:val="-3"/>
        </w:rPr>
        <w:t xml:space="preserve"> </w:t>
      </w:r>
      <w:r>
        <w:rPr/>
        <w:t>program</w:t>
      </w:r>
      <w:r>
        <w:rPr>
          <w:spacing w:val="-3"/>
        </w:rPr>
        <w:t xml:space="preserve"> </w:t>
      </w:r>
      <w:r>
        <w:rPr/>
        <w:t>has</w:t>
      </w:r>
      <w:r>
        <w:rPr>
          <w:spacing w:val="-3"/>
        </w:rPr>
        <w:t xml:space="preserve"> </w:t>
      </w:r>
      <w:r>
        <w:rPr/>
        <w:t>historically</w:t>
      </w:r>
      <w:r>
        <w:rPr>
          <w:spacing w:val="-2"/>
        </w:rPr>
        <w:t xml:space="preserve"> </w:t>
      </w:r>
      <w:r>
        <w:rPr/>
        <w:t>provided</w:t>
      </w:r>
      <w:r>
        <w:rPr>
          <w:spacing w:val="-3"/>
        </w:rPr>
        <w:t xml:space="preserve"> </w:t>
      </w:r>
      <w:r>
        <w:rPr/>
        <w:t>acoustic biomass estimates of Antarctic krill to CCAMLR since 1991 (Hewitt et al. 2003: Reiss et al. 2008) using traditional acoustic trawl methodology. These surveys were conducted, often twice</w:t>
      </w:r>
      <w:del w:id="17" w:author="Unknown Author" w:date="2025-06-22T19:55:00Z">
        <w:r>
          <w:rPr/>
          <w:delText>,</w:delText>
        </w:r>
      </w:del>
      <w:r>
        <w:rPr/>
        <w:t xml:space="preserve"> each austral summer until 2011, or a single survey during winter from 2012 to 2016 (Reiss. et al. 2017). </w:t>
      </w:r>
    </w:p>
    <w:p>
      <w:pPr>
        <w:pStyle w:val="Normal"/>
        <w:spacing w:lineRule="auto" w:line="480"/>
        <w:rPr/>
      </w:pPr>
      <w:r>
        <w:rPr/>
      </w:r>
    </w:p>
    <w:p>
      <w:pPr>
        <w:pStyle w:val="Normal"/>
        <w:spacing w:lineRule="auto" w:line="480"/>
        <w:rPr/>
      </w:pPr>
      <w:r>
        <w:rPr/>
        <w:t>In 2018, U. S. AMLR replaced their ship based acoustic trawl surveys with echosounder equipped autonomous underwater gliders (Reiss et al. 2021). These surveys focused on a smaller region of the historical survey area where the krill fishery is concentrated. The gliders were equipped with ASL Inc. Acoustic zooplankton and fish profilers (AZFPs) with three narrowband frequencies (38 kHz, 67.5 kHz, and 125 kHz), and have been used to conduct annual glider-based surveys to continue to provide krill biomass estimates for use by the CCAMLR in their krill management strategy. Simulation exercises (Kinzey et al. 2021) have demonstrated that the sawtooth pattern of sampling by gliders can recover the time series of biomass density estimated from ship-based surveys. Better estimates of biomass density were obtained when the number of gliders sampling increased, or when the gliders sampled to a shallower depth (effectively increasing the number of sample</w:t>
      </w:r>
      <w:del w:id="18" w:author="Unknown Author" w:date="2025-06-22T19:55:47Z">
        <w:r>
          <w:rPr/>
          <w:delText>d</w:delText>
        </w:r>
      </w:del>
      <w:ins w:id="19" w:author="Unknown Author" w:date="2025-06-22T19:55:48Z">
        <w:r>
          <w:rPr/>
          <w:t>s</w:t>
        </w:r>
      </w:ins>
      <w:r>
        <w:rPr/>
        <w:t xml:space="preserve"> collected in the upper 250m of the water column). </w:t>
      </w:r>
    </w:p>
    <w:p>
      <w:pPr>
        <w:pStyle w:val="Normal"/>
        <w:spacing w:lineRule="auto" w:line="480"/>
        <w:rPr/>
      </w:pPr>
      <w:r>
        <w:rPr/>
      </w:r>
    </w:p>
    <w:p>
      <w:pPr>
        <w:pStyle w:val="Normal"/>
        <w:spacing w:lineRule="auto" w:line="480"/>
        <w:rPr/>
      </w:pPr>
      <w:r>
        <w:rPr/>
        <w:t xml:space="preserve">In this study, we deploy two </w:t>
      </w:r>
      <w:del w:id="20" w:author="Unknown Author" w:date="2025-06-22T20:01:37Z">
        <w:r>
          <w:rPr/>
          <w:delText xml:space="preserve">acoustically equipped </w:delText>
        </w:r>
      </w:del>
      <w:r>
        <w:rPr/>
        <w:t>gliders</w:t>
      </w:r>
      <w:ins w:id="21" w:author="Unknown Author" w:date="2025-06-22T20:01:41Z">
        <w:r>
          <w:rPr/>
          <w:t xml:space="preserve"> </w:t>
        </w:r>
      </w:ins>
      <w:ins w:id="22" w:author="Unknown Author" w:date="2025-06-22T20:01:41Z">
        <w:r>
          <w:rPr/>
          <w:t>equipped with a new single beam wide-band echosounder (Nortek Signature100 compact echosounder).</w:t>
        </w:r>
      </w:ins>
      <w:r>
        <w:rPr/>
        <w:t xml:space="preserve">, with each following the same sampling plan to understand the likely variability in biomass that might be expected in a multi-glider survey. </w:t>
      </w:r>
      <w:del w:id="23" w:author="Unknown Author" w:date="2025-06-22T20:02:33Z">
        <w:r>
          <w:rPr/>
          <w:delText>We also demonstrate the use of a new single beam wide-band echosounder (Nortek Signature100 compact echosounder).</w:delText>
        </w:r>
      </w:del>
      <w:r>
        <w:rPr/>
        <w:t xml:space="preserve"> </w:t>
      </w:r>
      <w:del w:id="24" w:author="Unknown Author" w:date="2025-06-22T20:02:39Z">
        <w:r>
          <w:rPr/>
          <w:delText>Finally, w</w:delText>
        </w:r>
      </w:del>
      <w:ins w:id="25" w:author="Unknown Author" w:date="2025-06-22T20:02:39Z">
        <w:r>
          <w:rPr/>
          <w:t>W</w:t>
        </w:r>
      </w:ins>
      <w:r>
        <w:rPr/>
        <w:t>e propose a new method</w:t>
      </w:r>
      <w:r>
        <w:rPr>
          <w:spacing w:val="-2"/>
        </w:rPr>
        <w:t xml:space="preserve"> </w:t>
      </w:r>
      <w:r>
        <w:rPr/>
        <w:t>to</w:t>
      </w:r>
      <w:r>
        <w:rPr>
          <w:spacing w:val="-3"/>
        </w:rPr>
        <w:t xml:space="preserve"> </w:t>
      </w:r>
      <w:r>
        <w:rPr/>
        <w:t>estimate</w:t>
      </w:r>
      <w:r>
        <w:rPr>
          <w:spacing w:val="-2"/>
        </w:rPr>
        <w:t xml:space="preserve"> </w:t>
      </w:r>
      <w:r>
        <w:rPr/>
        <w:t>kill</w:t>
      </w:r>
      <w:r>
        <w:rPr>
          <w:spacing w:val="-2"/>
        </w:rPr>
        <w:t xml:space="preserve"> </w:t>
      </w:r>
      <w:r>
        <w:rPr/>
        <w:t>biomass</w:t>
      </w:r>
      <w:r>
        <w:rPr>
          <w:spacing w:val="-4"/>
        </w:rPr>
        <w:t xml:space="preserve"> </w:t>
      </w:r>
      <w:r>
        <w:rPr/>
        <w:t>by</w:t>
      </w:r>
      <w:r>
        <w:rPr>
          <w:spacing w:val="-2"/>
        </w:rPr>
        <w:t xml:space="preserve"> </w:t>
      </w:r>
      <w:r>
        <w:rPr/>
        <w:t>gridding</w:t>
      </w:r>
      <w:r>
        <w:rPr>
          <w:spacing w:val="-2"/>
        </w:rPr>
        <w:t xml:space="preserve"> </w:t>
      </w:r>
      <w:r>
        <w:rPr/>
        <w:t>the</w:t>
      </w:r>
      <w:r>
        <w:rPr>
          <w:spacing w:val="-2"/>
        </w:rPr>
        <w:t xml:space="preserve"> </w:t>
      </w:r>
      <w:r>
        <w:rPr/>
        <w:t>glider</w:t>
      </w:r>
      <w:r>
        <w:rPr>
          <w:spacing w:val="-3"/>
        </w:rPr>
        <w:t xml:space="preserve"> </w:t>
      </w:r>
      <w:r>
        <w:rPr/>
        <w:t>data</w:t>
      </w:r>
      <w:r>
        <w:rPr>
          <w:spacing w:val="-2"/>
        </w:rPr>
        <w:t xml:space="preserve"> </w:t>
      </w:r>
      <w:r>
        <w:rPr/>
        <w:t>over</w:t>
      </w:r>
      <w:r>
        <w:rPr>
          <w:spacing w:val="-3"/>
        </w:rPr>
        <w:t xml:space="preserve"> </w:t>
      </w:r>
      <w:r>
        <w:rPr/>
        <w:t>a</w:t>
      </w:r>
      <w:r>
        <w:rPr>
          <w:spacing w:val="-3"/>
        </w:rPr>
        <w:t xml:space="preserve"> </w:t>
      </w:r>
      <w:r>
        <w:rPr/>
        <w:t>fixed</w:t>
      </w:r>
      <w:r>
        <w:rPr>
          <w:spacing w:val="-5"/>
        </w:rPr>
        <w:t xml:space="preserve"> </w:t>
      </w:r>
      <w:r>
        <w:rPr/>
        <w:t>grid</w:t>
      </w:r>
      <w:r>
        <w:rPr>
          <w:spacing w:val="-2"/>
        </w:rPr>
        <w:t xml:space="preserve"> </w:t>
      </w:r>
      <w:r>
        <w:rPr/>
        <w:t>to</w:t>
      </w:r>
      <w:r>
        <w:rPr>
          <w:spacing w:val="-2"/>
        </w:rPr>
        <w:t xml:space="preserve"> </w:t>
      </w:r>
      <w:r>
        <w:rPr/>
        <w:t>remove</w:t>
      </w:r>
      <w:r>
        <w:rPr>
          <w:spacing w:val="-1"/>
        </w:rPr>
        <w:t xml:space="preserve"> </w:t>
      </w:r>
      <w:r>
        <w:rPr/>
        <w:t>the</w:t>
      </w:r>
      <w:r>
        <w:rPr>
          <w:spacing w:val="-2"/>
        </w:rPr>
        <w:t xml:space="preserve"> </w:t>
      </w:r>
      <w:r>
        <w:rPr/>
        <w:t>effects</w:t>
      </w:r>
      <w:r>
        <w:rPr>
          <w:spacing w:val="-4"/>
        </w:rPr>
        <w:t xml:space="preserve"> </w:t>
      </w:r>
      <w:r>
        <w:rPr/>
        <w:t>of oversampling,</w:t>
      </w:r>
      <w:r>
        <w:rPr>
          <w:spacing w:val="-1"/>
        </w:rPr>
        <w:t xml:space="preserve"> </w:t>
      </w:r>
      <w:r>
        <w:rPr/>
        <w:t>and</w:t>
      </w:r>
      <w:r>
        <w:rPr>
          <w:spacing w:val="-1"/>
        </w:rPr>
        <w:t xml:space="preserve"> </w:t>
      </w:r>
      <w:r>
        <w:rPr/>
        <w:t>then</w:t>
      </w:r>
      <w:r>
        <w:rPr>
          <w:spacing w:val="-2"/>
        </w:rPr>
        <w:t xml:space="preserve"> </w:t>
      </w:r>
      <w:r>
        <w:rPr/>
        <w:t>use</w:t>
      </w:r>
      <w:r>
        <w:rPr>
          <w:spacing w:val="-1"/>
        </w:rPr>
        <w:t xml:space="preserve"> </w:t>
      </w:r>
      <w:r>
        <w:rPr/>
        <w:t>a bootstrap</w:t>
      </w:r>
      <w:r>
        <w:rPr>
          <w:spacing w:val="-2"/>
        </w:rPr>
        <w:t xml:space="preserve"> </w:t>
      </w:r>
      <w:r>
        <w:rPr/>
        <w:t>estimate</w:t>
      </w:r>
      <w:r>
        <w:rPr>
          <w:spacing w:val="-1"/>
        </w:rPr>
        <w:t xml:space="preserve"> </w:t>
      </w:r>
      <w:r>
        <w:rPr/>
        <w:t>to</w:t>
      </w:r>
      <w:r>
        <w:rPr>
          <w:spacing w:val="-2"/>
        </w:rPr>
        <w:t xml:space="preserve"> </w:t>
      </w:r>
      <w:r>
        <w:rPr/>
        <w:t>calculate</w:t>
      </w:r>
      <w:r>
        <w:rPr>
          <w:spacing w:val="-1"/>
        </w:rPr>
        <w:t xml:space="preserve"> </w:t>
      </w:r>
      <w:r>
        <w:rPr/>
        <w:t>the</w:t>
      </w:r>
      <w:r>
        <w:rPr>
          <w:spacing w:val="-1"/>
        </w:rPr>
        <w:t xml:space="preserve"> </w:t>
      </w:r>
      <w:r>
        <w:rPr/>
        <w:t>mean</w:t>
      </w:r>
      <w:r>
        <w:rPr>
          <w:spacing w:val="-4"/>
        </w:rPr>
        <w:t xml:space="preserve"> </w:t>
      </w:r>
      <w:r>
        <w:rPr/>
        <w:t>and</w:t>
      </w:r>
      <w:r>
        <w:rPr>
          <w:spacing w:val="-1"/>
        </w:rPr>
        <w:t xml:space="preserve"> </w:t>
      </w:r>
      <w:r>
        <w:rPr/>
        <w:t>estimate</w:t>
      </w:r>
      <w:r>
        <w:rPr>
          <w:spacing w:val="-1"/>
        </w:rPr>
        <w:t xml:space="preserve"> </w:t>
      </w:r>
      <w:r>
        <w:rPr/>
        <w:t>the</w:t>
      </w:r>
      <w:r>
        <w:rPr>
          <w:spacing w:val="-1"/>
        </w:rPr>
        <w:t xml:space="preserve"> </w:t>
      </w:r>
      <w:r>
        <w:rPr/>
        <w:t>variability</w:t>
      </w:r>
      <w:r>
        <w:rPr>
          <w:spacing w:val="-1"/>
        </w:rPr>
        <w:t xml:space="preserve"> </w:t>
      </w:r>
      <w:r>
        <w:rPr/>
        <w:t xml:space="preserve">of the survey estimates. </w:t>
      </w:r>
      <w:ins w:id="26" w:author="Unknown Author" w:date="2025-06-22T20:03:04Z">
        <w:r>
          <w:rPr/>
          <w:t xml:space="preserve"> </w:t>
        </w:r>
      </w:ins>
      <w:ins w:id="27" w:author="Unknown Author" w:date="2025-06-22T20:03:04Z">
        <w:r>
          <w:rPr/>
          <w:t xml:space="preserve">We than conclude </w:t>
        </w:r>
      </w:ins>
    </w:p>
    <w:p>
      <w:pPr>
        <w:pStyle w:val="Normal"/>
        <w:spacing w:lineRule="auto" w:line="480"/>
        <w:rPr/>
      </w:pPr>
      <w:r>
        <w:rPr/>
      </w:r>
    </w:p>
    <w:p>
      <w:pPr>
        <w:pStyle w:val="Normal"/>
        <w:spacing w:lineRule="auto" w:line="480"/>
        <w:rPr>
          <w:b/>
          <w:bCs/>
          <w:spacing w:val="-2"/>
        </w:rPr>
      </w:pPr>
      <w:r>
        <w:rPr>
          <w:b/>
          <w:bCs/>
          <w:spacing w:val="-2"/>
        </w:rPr>
        <w:t>Methods</w:t>
      </w:r>
    </w:p>
    <w:p>
      <w:pPr>
        <w:pStyle w:val="Normal"/>
        <w:spacing w:lineRule="auto" w:line="480"/>
        <w:rPr/>
      </w:pPr>
      <w:r>
        <w:rPr/>
      </w:r>
    </w:p>
    <w:p>
      <w:pPr>
        <w:pStyle w:val="Normal"/>
        <w:spacing w:lineRule="auto" w:line="480"/>
        <w:rPr/>
      </w:pPr>
      <w:r>
        <w:rPr/>
        <w:t>The U. S. AMLR program deployed two Teledyne Webb Research Slocum G3 gliders (AMLR03 and AMLR04) south of Smith Island, in the Bransfield Strait on November 28, 2023 by the RVIB Laurence</w:t>
      </w:r>
      <w:r>
        <w:rPr>
          <w:spacing w:val="-3"/>
        </w:rPr>
        <w:t xml:space="preserve"> </w:t>
      </w:r>
      <w:r>
        <w:rPr/>
        <w:t>M.</w:t>
      </w:r>
      <w:r>
        <w:rPr>
          <w:spacing w:val="-3"/>
        </w:rPr>
        <w:t xml:space="preserve"> </w:t>
      </w:r>
      <w:r>
        <w:rPr/>
        <w:t>Gould</w:t>
      </w:r>
      <w:r>
        <w:rPr>
          <w:spacing w:val="-3"/>
        </w:rPr>
        <w:t xml:space="preserve"> </w:t>
      </w:r>
      <w:r>
        <w:rPr/>
        <w:t>(Figure</w:t>
      </w:r>
      <w:r>
        <w:rPr>
          <w:spacing w:val="-3"/>
        </w:rPr>
        <w:t xml:space="preserve"> </w:t>
      </w:r>
      <w:r>
        <w:rPr/>
        <w:t>1).</w:t>
      </w:r>
      <w:r>
        <w:rPr>
          <w:spacing w:val="-3"/>
        </w:rPr>
        <w:t xml:space="preserve"> </w:t>
      </w:r>
      <w:r>
        <w:rPr/>
        <w:t>The</w:t>
      </w:r>
      <w:r>
        <w:rPr>
          <w:spacing w:val="-3"/>
        </w:rPr>
        <w:t xml:space="preserve"> </w:t>
      </w:r>
      <w:r>
        <w:rPr/>
        <w:t>general</w:t>
      </w:r>
      <w:r>
        <w:rPr>
          <w:spacing w:val="-3"/>
        </w:rPr>
        <w:t xml:space="preserve"> </w:t>
      </w:r>
      <w:r>
        <w:rPr/>
        <w:t>survey</w:t>
      </w:r>
      <w:r>
        <w:rPr>
          <w:spacing w:val="-3"/>
        </w:rPr>
        <w:t xml:space="preserve"> </w:t>
      </w:r>
      <w:r>
        <w:rPr/>
        <w:t>design</w:t>
      </w:r>
      <w:r>
        <w:rPr>
          <w:spacing w:val="-2"/>
        </w:rPr>
        <w:t xml:space="preserve"> </w:t>
      </w:r>
      <w:r>
        <w:rPr/>
        <w:t>is</w:t>
      </w:r>
      <w:r>
        <w:rPr>
          <w:spacing w:val="-4"/>
        </w:rPr>
        <w:t xml:space="preserve"> </w:t>
      </w:r>
      <w:r>
        <w:rPr/>
        <w:t>to</w:t>
      </w:r>
      <w:r>
        <w:rPr>
          <w:spacing w:val="-4"/>
        </w:rPr>
        <w:t xml:space="preserve"> </w:t>
      </w:r>
      <w:r>
        <w:rPr/>
        <w:t>replicate,</w:t>
      </w:r>
      <w:r>
        <w:rPr>
          <w:spacing w:val="-2"/>
        </w:rPr>
        <w:t xml:space="preserve"> </w:t>
      </w:r>
      <w:r>
        <w:rPr/>
        <w:t>as</w:t>
      </w:r>
      <w:r>
        <w:rPr>
          <w:spacing w:val="-4"/>
        </w:rPr>
        <w:t xml:space="preserve"> </w:t>
      </w:r>
      <w:r>
        <w:rPr/>
        <w:t>best</w:t>
      </w:r>
      <w:r>
        <w:rPr>
          <w:spacing w:val="-3"/>
        </w:rPr>
        <w:t xml:space="preserve"> </w:t>
      </w:r>
      <w:r>
        <w:rPr/>
        <w:t>as</w:t>
      </w:r>
      <w:r>
        <w:rPr>
          <w:spacing w:val="-4"/>
        </w:rPr>
        <w:t xml:space="preserve"> </w:t>
      </w:r>
      <w:r>
        <w:rPr/>
        <w:t>possible,</w:t>
      </w:r>
      <w:r>
        <w:rPr>
          <w:spacing w:val="-3"/>
        </w:rPr>
        <w:t xml:space="preserve"> </w:t>
      </w:r>
      <w:r>
        <w:rPr/>
        <w:t>the</w:t>
      </w:r>
      <w:r>
        <w:rPr>
          <w:spacing w:val="-3"/>
        </w:rPr>
        <w:t xml:space="preserve"> </w:t>
      </w:r>
      <w:r>
        <w:rPr/>
        <w:t xml:space="preserve">cross basin transects historically surveyed during </w:t>
      </w:r>
      <w:del w:id="28" w:author="Unknown Author" w:date="2025-06-22T20:27:17Z">
        <w:r>
          <w:rPr/>
          <w:delText>our</w:delText>
        </w:r>
      </w:del>
      <w:r>
        <w:rPr/>
        <w:t xml:space="preserve"> previous ship surveys (Reiss et al. 2008), and recent autonomous surveys (Reiss et al. 2021). In addition to the cross basin transects, the survey path is also aimed to increase sampling in</w:t>
      </w:r>
      <w:r>
        <w:rPr>
          <w:spacing w:val="-1"/>
        </w:rPr>
        <w:t xml:space="preserve"> </w:t>
      </w:r>
      <w:r>
        <w:rPr/>
        <w:t>areas</w:t>
      </w:r>
      <w:r>
        <w:rPr>
          <w:spacing w:val="-1"/>
        </w:rPr>
        <w:t xml:space="preserve"> </w:t>
      </w:r>
      <w:r>
        <w:rPr/>
        <w:t>where the fishery operates</w:t>
      </w:r>
      <w:r>
        <w:rPr>
          <w:spacing w:val="-1"/>
        </w:rPr>
        <w:t xml:space="preserve"> </w:t>
      </w:r>
      <w:r>
        <w:rPr/>
        <w:t>(on</w:t>
      </w:r>
      <w:r>
        <w:rPr>
          <w:spacing w:val="-1"/>
        </w:rPr>
        <w:t xml:space="preserve"> </w:t>
      </w:r>
      <w:r>
        <w:rPr/>
        <w:t>the south</w:t>
      </w:r>
      <w:r>
        <w:rPr>
          <w:spacing w:val="-1"/>
        </w:rPr>
        <w:t xml:space="preserve"> </w:t>
      </w:r>
      <w:r>
        <w:rPr/>
        <w:t>side of</w:t>
      </w:r>
      <w:r>
        <w:rPr>
          <w:spacing w:val="-1"/>
        </w:rPr>
        <w:t xml:space="preserve"> </w:t>
      </w:r>
      <w:r>
        <w:rPr/>
        <w:t>the Bransfield Strait), and of penguin foraging areas near King George Island. Additionally, as part of other oceanographic investigations, a repeat survey was conducted near the mouth of Gerlache Strait in SW Bransfield Strait. After completing the survey, the gliders were retrieved on January 27, 2024 south of Hoeseason Island by the RVIB</w:t>
      </w:r>
      <w:r>
        <w:rPr>
          <w:spacing w:val="-1"/>
        </w:rPr>
        <w:t xml:space="preserve"> </w:t>
      </w:r>
      <w:r>
        <w:rPr/>
        <w:t>Laurence M. Gould. Both gliders</w:t>
      </w:r>
      <w:r>
        <w:rPr>
          <w:spacing w:val="-1"/>
        </w:rPr>
        <w:t xml:space="preserve"> </w:t>
      </w:r>
      <w:r>
        <w:rPr/>
        <w:t>dove to 950m depth or 35m off of the bottom.</w:t>
      </w:r>
    </w:p>
    <w:p>
      <w:pPr>
        <w:pStyle w:val="Normal"/>
        <w:spacing w:lineRule="auto" w:line="480"/>
        <w:rPr/>
      </w:pPr>
      <w:r>
        <w:rPr/>
      </w:r>
    </w:p>
    <w:p>
      <w:pPr>
        <w:sectPr>
          <w:footerReference w:type="even" r:id="rId2"/>
          <w:footerReference w:type="default" r:id="rId3"/>
          <w:footerReference w:type="first" r:id="rId4"/>
          <w:type w:val="nextPage"/>
          <w:pgSz w:w="12240" w:h="15840"/>
          <w:pgMar w:left="1340" w:right="1320" w:gutter="0" w:header="0" w:top="1360" w:footer="720" w:bottom="777"/>
          <w:lnNumType w:countBy="1" w:restart="continuous" w:distance="283"/>
          <w:pgNumType w:fmt="decimal"/>
          <w:formProt w:val="false"/>
          <w:textDirection w:val="lrTb"/>
          <w:docGrid w:type="default" w:linePitch="100" w:charSpace="4096"/>
        </w:sectPr>
        <w:pStyle w:val="Normal"/>
        <w:spacing w:lineRule="auto" w:line="480"/>
        <w:rPr>
          <w:ins w:id="34" w:author="Unknown Author" w:date="2025-05-23T19:47:49Z"/>
        </w:rPr>
      </w:pPr>
      <w:r>
        <w:rPr/>
        <w:t xml:space="preserve">The two gliders were equipped with a Sea-Bird Glider Payload Conductivity, Temperature and Depth (CTD) profiler, an Aanderaa oxygen optode (model 4831), a Wetlabs </w:t>
      </w:r>
      <w:ins w:id="29" w:author="Unknown Author" w:date="2025-06-22T20:27:50Z">
        <w:r>
          <w:rPr/>
          <w:t xml:space="preserve">Inc. FLBBC </w:t>
        </w:r>
      </w:ins>
      <w:r>
        <w:rPr/>
        <w:t xml:space="preserve">Ecopuck </w:t>
      </w:r>
      <w:del w:id="30" w:author="Unknown Author" w:date="2025-06-22T20:28:07Z">
        <w:r>
          <w:rPr/>
          <w:delText>(FLBBC)</w:delText>
        </w:r>
      </w:del>
      <w:r>
        <w:rPr/>
        <w:t xml:space="preserve"> that measure</w:t>
      </w:r>
      <w:ins w:id="31" w:author="Unknown Author" w:date="2025-06-22T20:28:12Z">
        <w:r>
          <w:rPr/>
          <w:t>s</w:t>
        </w:r>
      </w:ins>
      <w:r>
        <w:rPr/>
        <w:t xml:space="preserve"> fluorescence, colored dissolved organic matter,</w:t>
      </w:r>
      <w:r>
        <w:rPr>
          <w:spacing w:val="-3"/>
        </w:rPr>
        <w:t xml:space="preserve"> </w:t>
      </w:r>
      <w:r>
        <w:rPr/>
        <w:t>and</w:t>
      </w:r>
      <w:r>
        <w:rPr>
          <w:spacing w:val="-3"/>
        </w:rPr>
        <w:t xml:space="preserve"> </w:t>
      </w:r>
      <w:r>
        <w:rPr/>
        <w:t>optical</w:t>
      </w:r>
      <w:r>
        <w:rPr>
          <w:spacing w:val="-3"/>
        </w:rPr>
        <w:t xml:space="preserve"> </w:t>
      </w:r>
      <w:r>
        <w:rPr/>
        <w:t>backscatter.</w:t>
      </w:r>
      <w:r>
        <w:rPr>
          <w:spacing w:val="-2"/>
        </w:rPr>
        <w:t xml:space="preserve"> </w:t>
      </w:r>
      <w:r>
        <w:rPr/>
        <w:t>Additionally,</w:t>
      </w:r>
      <w:r>
        <w:rPr>
          <w:spacing w:val="-6"/>
        </w:rPr>
        <w:t xml:space="preserve"> </w:t>
      </w:r>
      <w:r>
        <w:rPr/>
        <w:t>in</w:t>
      </w:r>
      <w:r>
        <w:rPr>
          <w:spacing w:val="-4"/>
        </w:rPr>
        <w:t xml:space="preserve"> </w:t>
      </w:r>
      <w:r>
        <w:rPr/>
        <w:t>contrast</w:t>
      </w:r>
      <w:r>
        <w:rPr>
          <w:spacing w:val="-3"/>
        </w:rPr>
        <w:t xml:space="preserve"> </w:t>
      </w:r>
      <w:r>
        <w:rPr/>
        <w:t>to</w:t>
      </w:r>
      <w:r>
        <w:rPr>
          <w:spacing w:val="-4"/>
        </w:rPr>
        <w:t xml:space="preserve"> </w:t>
      </w:r>
      <w:r>
        <w:rPr/>
        <w:t>gliders</w:t>
      </w:r>
      <w:r>
        <w:rPr>
          <w:spacing w:val="-5"/>
        </w:rPr>
        <w:t xml:space="preserve"> </w:t>
      </w:r>
      <w:r>
        <w:rPr/>
        <w:t>used</w:t>
      </w:r>
      <w:r>
        <w:rPr>
          <w:spacing w:val="-3"/>
        </w:rPr>
        <w:t xml:space="preserve"> </w:t>
      </w:r>
      <w:r>
        <w:rPr/>
        <w:t>in</w:t>
      </w:r>
      <w:r>
        <w:rPr>
          <w:spacing w:val="-4"/>
        </w:rPr>
        <w:t xml:space="preserve"> </w:t>
      </w:r>
      <w:r>
        <w:rPr/>
        <w:t>previous</w:t>
      </w:r>
      <w:r>
        <w:rPr>
          <w:spacing w:val="-4"/>
        </w:rPr>
        <w:t xml:space="preserve"> </w:t>
      </w:r>
      <w:r>
        <w:rPr/>
        <w:t>deployments,</w:t>
      </w:r>
      <w:r>
        <w:rPr>
          <w:spacing w:val="-3"/>
        </w:rPr>
        <w:t xml:space="preserve"> </w:t>
      </w:r>
      <w:r>
        <w:rPr/>
        <w:t>the gliders</w:t>
      </w:r>
      <w:r>
        <w:rPr>
          <w:spacing w:val="-2"/>
        </w:rPr>
        <w:t xml:space="preserve"> </w:t>
      </w:r>
      <w:r>
        <w:rPr/>
        <w:t>were equipped</w:t>
      </w:r>
      <w:r>
        <w:rPr>
          <w:spacing w:val="-3"/>
        </w:rPr>
        <w:t xml:space="preserve"> </w:t>
      </w:r>
      <w:r>
        <w:rPr/>
        <w:t>with</w:t>
      </w:r>
      <w:r>
        <w:rPr>
          <w:spacing w:val="-1"/>
        </w:rPr>
        <w:t xml:space="preserve"> </w:t>
      </w:r>
      <w:r>
        <w:rPr/>
        <w:t>a new compact wide-band single beam echosounder</w:t>
      </w:r>
      <w:r>
        <w:rPr>
          <w:spacing w:val="-1"/>
        </w:rPr>
        <w:t xml:space="preserve"> </w:t>
      </w:r>
      <w:r>
        <w:rPr/>
        <w:t>in</w:t>
      </w:r>
      <w:r>
        <w:rPr>
          <w:spacing w:val="-1"/>
        </w:rPr>
        <w:t xml:space="preserve"> </w:t>
      </w:r>
      <w:r>
        <w:rPr/>
        <w:t>a wetbay forward of</w:t>
      </w:r>
      <w:r>
        <w:rPr>
          <w:spacing w:val="-2"/>
        </w:rPr>
        <w:t xml:space="preserve"> </w:t>
      </w:r>
      <w:r>
        <w:rPr/>
        <w:t>the</w:t>
      </w:r>
      <w:r>
        <w:rPr>
          <w:spacing w:val="-2"/>
        </w:rPr>
        <w:t xml:space="preserve"> </w:t>
      </w:r>
      <w:r>
        <w:rPr/>
        <w:t>buoyancy</w:t>
      </w:r>
      <w:r>
        <w:rPr>
          <w:spacing w:val="-1"/>
        </w:rPr>
        <w:t xml:space="preserve"> </w:t>
      </w:r>
      <w:r>
        <w:rPr/>
        <w:t>pump</w:t>
      </w:r>
      <w:r>
        <w:rPr>
          <w:spacing w:val="-3"/>
        </w:rPr>
        <w:t xml:space="preserve"> </w:t>
      </w:r>
      <w:r>
        <w:rPr/>
        <w:t>(Nortek</w:t>
      </w:r>
      <w:r>
        <w:rPr>
          <w:spacing w:val="-2"/>
        </w:rPr>
        <w:t xml:space="preserve"> </w:t>
      </w:r>
      <w:r>
        <w:rPr/>
        <w:t>Signature</w:t>
      </w:r>
      <w:r>
        <w:rPr>
          <w:spacing w:val="-2"/>
        </w:rPr>
        <w:t xml:space="preserve"> </w:t>
      </w:r>
      <w:r>
        <w:rPr/>
        <w:t>100</w:t>
      </w:r>
      <w:r>
        <w:rPr>
          <w:spacing w:val="-2"/>
        </w:rPr>
        <w:t xml:space="preserve"> </w:t>
      </w:r>
      <w:r>
        <w:rPr/>
        <w:t>compact</w:t>
      </w:r>
      <w:r>
        <w:rPr>
          <w:spacing w:val="-2"/>
        </w:rPr>
        <w:t xml:space="preserve"> </w:t>
      </w:r>
      <w:r>
        <w:rPr/>
        <w:t>echosounder).</w:t>
      </w:r>
      <w:r>
        <w:rPr>
          <w:spacing w:val="-2"/>
        </w:rPr>
        <w:t xml:space="preserve"> These instruments are analogous to the Signature100 instruments used by the U. S. AMLR Program in their mooring program (Cutter et</w:t>
      </w:r>
      <w:ins w:id="32" w:author="Unknown Author" w:date="2025-06-22T20:28:30Z">
        <w:r>
          <w:rPr>
            <w:spacing w:val="-2"/>
          </w:rPr>
          <w:t>.</w:t>
        </w:r>
      </w:ins>
      <w:r>
        <w:rPr>
          <w:spacing w:val="-2"/>
        </w:rPr>
        <w:t xml:space="preserve"> al. 2022). </w:t>
      </w:r>
      <w:r>
        <w:rPr/>
        <w:t>The</w:t>
      </w:r>
      <w:r>
        <w:rPr>
          <w:spacing w:val="-2"/>
        </w:rPr>
        <w:t xml:space="preserve"> </w:t>
      </w:r>
      <w:r>
        <w:rPr/>
        <w:t>gliders</w:t>
      </w:r>
      <w:r>
        <w:rPr>
          <w:spacing w:val="-4"/>
        </w:rPr>
        <w:t xml:space="preserve"> </w:t>
      </w:r>
      <w:r>
        <w:rPr/>
        <w:t>were</w:t>
      </w:r>
      <w:r>
        <w:rPr>
          <w:spacing w:val="-2"/>
        </w:rPr>
        <w:t xml:space="preserve"> </w:t>
      </w:r>
      <w:r>
        <w:rPr/>
        <w:t xml:space="preserve">programmed to dive at 26 degrees so that the acoustic transducers were directed normal to the sea surface while sampling. The echosounders are single beam wideband echosounders with an operational range between 70 kHz and 120 kHz, similar to the echosounders in the Nortek Signature 100 ADCP (Cutter, et al, 2022). We sampled at 1/6 Hz, transmitting one wideband pulse followed by two narrowband pulses. The wideband pulse with frequencies of 74, 82, 91, 99, and 108 kHz was first transmitted with a 1 second delay between frequencies. </w:t>
      </w:r>
      <w:commentRangeStart w:id="0"/>
      <w:r>
        <w:rPr/>
        <w:t>This is followed by a narrowband pulse transmitted at 70 kHz with a 1-ms duration followed by a 120 kHz pulse with a 1-ms duration.</w:t>
      </w:r>
      <w:ins w:id="33" w:author="Unknown Author" w:date="2025-06-22T20:29:00Z">
        <w:r>
          <w:rPr/>
        </w:r>
      </w:ins>
      <w:commentRangeEnd w:id="0"/>
      <w:r>
        <w:commentReference w:id="0"/>
      </w:r>
      <w:r>
        <w:rPr/>
        <w:t xml:space="preserve"> The echosounders have a range of more than 300m but an artifact in the 70 kHz data at 97m, impacted data beyond this range. So the analysis range was limited to 96m at both frequencies on both gliders.</w:t>
      </w:r>
    </w:p>
    <w:p>
      <w:pPr>
        <w:pStyle w:val="Normal"/>
        <w:spacing w:lineRule="auto" w:line="480"/>
        <w:rPr/>
      </w:pPr>
      <w:r>
        <w:rPr/>
        <w:t>Unlike ships</w:t>
      </w:r>
      <w:ins w:id="35" w:author="Unknown Author" w:date="2025-06-22T20:30:28Z">
        <w:r>
          <w:rPr/>
          <w:t xml:space="preserve"> </w:t>
        </w:r>
      </w:ins>
      <w:ins w:id="36" w:author="Unknown Author" w:date="2025-06-22T20:30:28Z">
        <w:r>
          <w:rPr/>
          <w:t>that sample continuously during transiting between oceanographic stations, or along defined transecy</w:t>
        </w:r>
      </w:ins>
      <w:r>
        <w:rPr/>
        <w:t xml:space="preserve">, gliders collect acoustic data during discrete, oblique dives </w:t>
      </w:r>
      <w:ins w:id="37" w:author="Unknown Author" w:date="2025-06-22T20:30:12Z">
        <w:r>
          <w:rPr/>
          <w:t xml:space="preserve">and climbs </w:t>
        </w:r>
      </w:ins>
      <w:r>
        <w:rPr/>
        <w:t xml:space="preserve">through the water column. </w:t>
      </w:r>
      <w:ins w:id="38" w:author="Unknown Author" w:date="2025-06-22T20:31:21Z">
        <w:r>
          <w:rPr/>
          <w:t xml:space="preserve">Thus </w:t>
        </w:r>
      </w:ins>
      <w:del w:id="39" w:author="Unknown Author" w:date="2025-06-22T20:31:24Z">
        <w:r>
          <w:rPr/>
          <w:delText>S</w:delText>
        </w:r>
      </w:del>
      <w:ins w:id="40" w:author="Unknown Author" w:date="2025-06-22T20:31:25Z">
        <w:r>
          <w:rPr/>
          <w:t>s</w:t>
        </w:r>
      </w:ins>
      <w:r>
        <w:rPr/>
        <w:t>hip</w:t>
      </w:r>
      <w:ins w:id="41" w:author="Unknown Author" w:date="2025-06-22T20:31:33Z">
        <w:r>
          <w:rPr/>
          <w:t>-</w:t>
        </w:r>
      </w:ins>
      <w:ins w:id="42" w:author="Unknown Author" w:date="2025-06-22T20:31:33Z">
        <w:r>
          <w:rPr/>
          <w:t>based echsounders</w:t>
        </w:r>
      </w:ins>
      <w:del w:id="43" w:author="Unknown Author" w:date="2025-06-22T20:31:46Z">
        <w:r>
          <w:rPr/>
          <w:delText>s will sample along transects and over a</w:delText>
        </w:r>
      </w:del>
      <w:ins w:id="44" w:author="Unknown Author" w:date="2025-06-22T20:31:46Z">
        <w:r>
          <w:rPr/>
          <w:t xml:space="preserve">will sample a </w:t>
        </w:r>
      </w:ins>
      <w:del w:id="45" w:author="Unknown Author" w:date="2025-06-22T20:31:50Z">
        <w:r>
          <w:rPr/>
          <w:delText xml:space="preserve"> </w:delText>
        </w:r>
      </w:del>
      <w:r>
        <w:rPr/>
        <w:t>fixed depth range relative to the water surface</w:t>
      </w:r>
      <w:ins w:id="46" w:author="Unknown Author" w:date="2025-06-22T20:31:55Z">
        <w:r>
          <w:rPr/>
          <w:t xml:space="preserve">, </w:t>
        </w:r>
      </w:ins>
      <w:ins w:id="47" w:author="Unknown Author" w:date="2025-06-22T20:31:55Z">
        <w:r>
          <w:rPr/>
          <w:t xml:space="preserve">with a maximum depth dependent on </w:t>
        </w:r>
      </w:ins>
      <w:ins w:id="48" w:author="Unknown Author" w:date="2025-06-22T20:31:55Z">
        <w:r>
          <w:rPr>
            <w:rFonts w:eastAsia="Garamond" w:cs="Garamond"/>
            <w:color w:val="auto"/>
            <w:kern w:val="0"/>
            <w:sz w:val="22"/>
            <w:szCs w:val="22"/>
            <w:lang w:val="en-US" w:eastAsia="en-US" w:bidi="ar-SA"/>
          </w:rPr>
          <w:t>the</w:t>
        </w:r>
      </w:ins>
      <w:ins w:id="49" w:author="Unknown Author" w:date="2025-06-22T20:31:55Z">
        <w:r>
          <w:rPr/>
          <w:t xml:space="preserve"> frequencies of the transducers</w:t>
        </w:r>
      </w:ins>
      <w:r>
        <w:rPr/>
        <w:t xml:space="preserve">. The glider </w:t>
      </w:r>
      <w:del w:id="50" w:author="Unknown Author" w:date="2025-06-22T20:30:02Z">
        <w:r>
          <w:rPr/>
          <w:delText>acoustics</w:delText>
        </w:r>
      </w:del>
      <w:ins w:id="51" w:author="Unknown Author" w:date="2025-06-22T20:30:02Z">
        <w:r>
          <w:rPr/>
          <w:t>echosounders</w:t>
        </w:r>
      </w:ins>
      <w:r>
        <w:rPr/>
        <w:t xml:space="preserve"> sample </w:t>
      </w:r>
      <w:ins w:id="52" w:author="Unknown Author" w:date="2025-06-22T20:32:47Z">
        <w:r>
          <w:rPr/>
          <w:t xml:space="preserve">a continuous range below the glider, also frequency dependent, but but sample throughout the 1000m of the dives or to the bottom in shallower water. </w:t>
        </w:r>
      </w:ins>
      <w:del w:id="53" w:author="Unknown Author" w:date="2025-06-22T20:34:38Z">
        <w:r>
          <w:rPr/>
          <w:delText>similar to an oblique net tow, were the range of the echosounder (effective 96m</w:delText>
        </w:r>
      </w:del>
      <w:del w:id="54" w:author="Unknown Author" w:date="2025-06-22T20:34:38Z">
        <w:r>
          <w:rPr>
            <w:spacing w:val="-2"/>
          </w:rPr>
          <w:delText xml:space="preserve"> </w:delText>
        </w:r>
      </w:del>
      <w:del w:id="55" w:author="Unknown Author" w:date="2025-06-22T20:34:38Z">
        <w:r>
          <w:rPr/>
          <w:delText>in</w:delText>
        </w:r>
      </w:del>
      <w:del w:id="56" w:author="Unknown Author" w:date="2025-06-22T20:34:38Z">
        <w:r>
          <w:rPr>
            <w:spacing w:val="-3"/>
          </w:rPr>
          <w:delText xml:space="preserve"> </w:delText>
        </w:r>
      </w:del>
      <w:del w:id="57" w:author="Unknown Author" w:date="2025-06-22T20:34:38Z">
        <w:r>
          <w:rPr/>
          <w:delText>this</w:delText>
        </w:r>
      </w:del>
      <w:del w:id="58" w:author="Unknown Author" w:date="2025-06-22T20:34:38Z">
        <w:r>
          <w:rPr>
            <w:spacing w:val="-3"/>
          </w:rPr>
          <w:delText xml:space="preserve"> </w:delText>
        </w:r>
      </w:del>
      <w:del w:id="59" w:author="Unknown Author" w:date="2025-06-22T20:34:38Z">
        <w:r>
          <w:rPr/>
          <w:delText>survey)</w:delText>
        </w:r>
      </w:del>
      <w:del w:id="60" w:author="Unknown Author" w:date="2025-06-22T20:34:38Z">
        <w:r>
          <w:rPr>
            <w:spacing w:val="-2"/>
          </w:rPr>
          <w:delText xml:space="preserve"> </w:delText>
        </w:r>
      </w:del>
      <w:del w:id="61" w:author="Unknown Author" w:date="2025-06-22T20:34:38Z">
        <w:r>
          <w:rPr/>
          <w:delText>is</w:delText>
        </w:r>
      </w:del>
      <w:del w:id="62" w:author="Unknown Author" w:date="2025-06-22T20:34:38Z">
        <w:r>
          <w:rPr>
            <w:spacing w:val="-3"/>
          </w:rPr>
          <w:delText xml:space="preserve"> </w:delText>
        </w:r>
      </w:del>
      <w:del w:id="63" w:author="Unknown Author" w:date="2025-06-22T20:34:38Z">
        <w:r>
          <w:rPr/>
          <w:delText>an</w:delText>
        </w:r>
      </w:del>
      <w:del w:id="64" w:author="Unknown Author" w:date="2025-06-22T20:34:38Z">
        <w:r>
          <w:rPr>
            <w:spacing w:val="-3"/>
          </w:rPr>
          <w:delText xml:space="preserve"> </w:delText>
        </w:r>
      </w:del>
      <w:del w:id="65" w:author="Unknown Author" w:date="2025-06-22T20:34:38Z">
        <w:r>
          <w:rPr/>
          <w:delText>angled</w:delText>
        </w:r>
      </w:del>
      <w:del w:id="66" w:author="Unknown Author" w:date="2025-06-22T20:34:38Z">
        <w:r>
          <w:rPr>
            <w:spacing w:val="-2"/>
          </w:rPr>
          <w:delText xml:space="preserve"> </w:delText>
        </w:r>
      </w:del>
      <w:del w:id="67" w:author="Unknown Author" w:date="2025-06-22T20:34:38Z">
        <w:r>
          <w:rPr/>
          <w:delText>slice</w:delText>
        </w:r>
      </w:del>
      <w:del w:id="68" w:author="Unknown Author" w:date="2025-06-22T20:34:38Z">
        <w:r>
          <w:rPr>
            <w:spacing w:val="-2"/>
          </w:rPr>
          <w:delText xml:space="preserve"> </w:delText>
        </w:r>
      </w:del>
      <w:del w:id="69" w:author="Unknown Author" w:date="2025-06-22T20:34:38Z">
        <w:r>
          <w:rPr/>
          <w:delText>through</w:delText>
        </w:r>
      </w:del>
      <w:del w:id="70" w:author="Unknown Author" w:date="2025-06-22T20:34:38Z">
        <w:r>
          <w:rPr>
            <w:spacing w:val="-3"/>
          </w:rPr>
          <w:delText xml:space="preserve"> </w:delText>
        </w:r>
      </w:del>
      <w:del w:id="71" w:author="Unknown Author" w:date="2025-06-22T20:34:38Z">
        <w:r>
          <w:rPr/>
          <w:delText>the</w:delText>
        </w:r>
      </w:del>
      <w:del w:id="72" w:author="Unknown Author" w:date="2025-06-22T20:34:38Z">
        <w:r>
          <w:rPr>
            <w:spacing w:val="-2"/>
          </w:rPr>
          <w:delText xml:space="preserve"> </w:delText>
        </w:r>
      </w:del>
      <w:del w:id="73" w:author="Unknown Author" w:date="2025-06-22T20:34:38Z">
        <w:r>
          <w:rPr/>
          <w:delText>water</w:delText>
        </w:r>
      </w:del>
      <w:del w:id="74" w:author="Unknown Author" w:date="2025-06-22T20:34:38Z">
        <w:r>
          <w:rPr>
            <w:spacing w:val="-3"/>
          </w:rPr>
          <w:delText xml:space="preserve"> </w:delText>
        </w:r>
      </w:del>
      <w:del w:id="75" w:author="Unknown Author" w:date="2025-06-22T20:34:38Z">
        <w:r>
          <w:rPr/>
          <w:delText>column.</w:delText>
        </w:r>
      </w:del>
      <w:r>
        <w:rPr>
          <w:spacing w:val="-2"/>
        </w:rPr>
        <w:t xml:space="preserve"> </w:t>
      </w:r>
      <w:r>
        <w:rPr/>
        <w:t>Each</w:t>
      </w:r>
      <w:r>
        <w:rPr>
          <w:spacing w:val="-3"/>
        </w:rPr>
        <w:t xml:space="preserve"> </w:t>
      </w:r>
      <w:del w:id="76" w:author="Unknown Author" w:date="2025-06-22T20:34:47Z">
        <w:r>
          <w:rPr>
            <w:spacing w:val="-3"/>
          </w:rPr>
          <w:delText>of</w:delText>
        </w:r>
      </w:del>
      <w:del w:id="77" w:author="Unknown Author" w:date="2025-06-22T20:34:47Z">
        <w:r>
          <w:rPr>
            <w:spacing w:val="-2"/>
          </w:rPr>
          <w:delText xml:space="preserve"> </w:delText>
        </w:r>
      </w:del>
      <w:del w:id="78" w:author="Unknown Author" w:date="2025-06-22T20:34:47Z">
        <w:r>
          <w:rPr>
            <w:spacing w:val="-3"/>
          </w:rPr>
          <w:delText>these</w:delText>
        </w:r>
      </w:del>
      <w:del w:id="79" w:author="Unknown Author" w:date="2025-06-22T20:34:47Z">
        <w:r>
          <w:rPr>
            <w:spacing w:val="-4"/>
          </w:rPr>
          <w:delText xml:space="preserve"> </w:delText>
        </w:r>
      </w:del>
      <w:del w:id="80" w:author="Unknown Author" w:date="2025-06-22T20:34:47Z">
        <w:r>
          <w:rPr>
            <w:spacing w:val="-3"/>
          </w:rPr>
          <w:delText>discrete,</w:delText>
        </w:r>
      </w:del>
      <w:r>
        <w:rPr>
          <w:spacing w:val="-2"/>
        </w:rPr>
        <w:t xml:space="preserve"> </w:t>
      </w:r>
      <w:r>
        <w:rPr/>
        <w:t>oblique</w:t>
      </w:r>
      <w:r>
        <w:rPr>
          <w:spacing w:val="-2"/>
        </w:rPr>
        <w:t xml:space="preserve"> </w:t>
      </w:r>
      <w:r>
        <w:rPr/>
        <w:t>dive</w:t>
      </w:r>
      <w:del w:id="81" w:author="Unknown Author" w:date="2025-06-22T20:34:49Z">
        <w:r>
          <w:rPr/>
          <w:delText>s</w:delText>
        </w:r>
      </w:del>
      <w:r>
        <w:rPr/>
        <w:t xml:space="preserve"> </w:t>
      </w:r>
      <w:del w:id="82" w:author="Unknown Author" w:date="2025-06-22T20:34:51Z">
        <w:r>
          <w:rPr/>
          <w:delText>are</w:delText>
        </w:r>
      </w:del>
      <w:ins w:id="83" w:author="Unknown Author" w:date="2025-06-22T20:34:51Z">
        <w:r>
          <w:rPr/>
          <w:t xml:space="preserve">is </w:t>
        </w:r>
      </w:ins>
      <w:del w:id="84" w:author="Unknown Author" w:date="2025-06-22T20:34:53Z">
        <w:r>
          <w:rPr/>
          <w:delText xml:space="preserve"> </w:delText>
        </w:r>
      </w:del>
      <w:r>
        <w:rPr/>
        <w:t xml:space="preserve">called </w:t>
      </w:r>
      <w:ins w:id="85" w:author="Unknown Author" w:date="2025-06-22T20:34:56Z">
        <w:r>
          <w:rPr/>
          <w:t xml:space="preserve">a </w:t>
        </w:r>
      </w:ins>
      <w:r>
        <w:rPr/>
        <w:t>profile</w:t>
      </w:r>
      <w:del w:id="86" w:author="Unknown Author" w:date="2025-06-22T20:34:58Z">
        <w:r>
          <w:rPr/>
          <w:delText>s</w:delText>
        </w:r>
      </w:del>
      <w:r>
        <w:rPr/>
        <w:t>. The horizontal distance traveled by the glider during each dive-climb cycle and</w:t>
      </w:r>
      <w:r>
        <w:rPr>
          <w:spacing w:val="40"/>
        </w:rPr>
        <w:t xml:space="preserve"> </w:t>
      </w:r>
      <w:r>
        <w:rPr/>
        <w:t xml:space="preserve">the interval between dives </w:t>
      </w:r>
      <w:del w:id="87" w:author="Unknown Author" w:date="2025-06-22T20:35:06Z">
        <w:r>
          <w:rPr/>
          <w:delText>was</w:delText>
        </w:r>
      </w:del>
      <w:ins w:id="88" w:author="Unknown Author" w:date="2025-06-22T20:35:06Z">
        <w:r>
          <w:rPr/>
          <w:t>is</w:t>
        </w:r>
      </w:ins>
      <w:r>
        <w:rPr/>
        <w:t xml:space="preserve"> dependent on dive depth, with increased horizontal sampling resolution when dives were shallower</w:t>
      </w:r>
      <w:del w:id="89" w:author="Unknown Author" w:date="2025-06-22T20:35:15Z">
        <w:r>
          <w:rPr/>
          <w:delText>, thus more frequent</w:delText>
        </w:r>
      </w:del>
      <w:r>
        <w:rPr/>
        <w:t>.</w:t>
      </w:r>
    </w:p>
    <w:p>
      <w:pPr>
        <w:pStyle w:val="Normal"/>
        <w:spacing w:lineRule="auto" w:line="480"/>
        <w:rPr>
          <w:del w:id="91" w:author="Unknown Author" w:date="2025-06-22T20:35:16Z"/>
        </w:rPr>
      </w:pPr>
      <w:del w:id="90" w:author="Unknown Author" w:date="2025-06-22T20:35:16Z">
        <w:r>
          <w:rPr/>
        </w:r>
      </w:del>
    </w:p>
    <w:p>
      <w:pPr>
        <w:pStyle w:val="Normal"/>
        <w:spacing w:lineRule="auto" w:line="480"/>
        <w:rPr/>
      </w:pPr>
      <w:r>
        <w:rPr/>
      </w:r>
    </w:p>
    <w:p>
      <w:pPr>
        <w:pStyle w:val="Normal"/>
        <w:spacing w:lineRule="auto" w:line="480"/>
        <w:rPr>
          <w:i/>
          <w:i/>
          <w:sz w:val="24"/>
        </w:rPr>
      </w:pPr>
      <w:r>
        <w:rPr>
          <w:i/>
          <w:sz w:val="24"/>
        </w:rPr>
        <w:t>Acoustic</w:t>
      </w:r>
      <w:r>
        <w:rPr>
          <w:i/>
          <w:spacing w:val="-15"/>
          <w:sz w:val="24"/>
        </w:rPr>
        <w:t xml:space="preserve"> </w:t>
      </w:r>
      <w:r>
        <w:rPr>
          <w:i/>
          <w:sz w:val="24"/>
        </w:rPr>
        <w:t xml:space="preserve">instrument </w:t>
      </w:r>
      <w:r>
        <w:rPr>
          <w:i/>
          <w:spacing w:val="-2"/>
          <w:sz w:val="24"/>
        </w:rPr>
        <w:t>calibration</w:t>
      </w:r>
    </w:p>
    <w:p>
      <w:pPr>
        <w:pStyle w:val="Normal"/>
        <w:spacing w:lineRule="auto" w:line="480"/>
        <w:rPr/>
      </w:pPr>
      <w:r>
        <w:rPr/>
        <w:t>The</w:t>
      </w:r>
      <w:r>
        <w:rPr>
          <w:spacing w:val="-2"/>
        </w:rPr>
        <w:t xml:space="preserve"> </w:t>
      </w:r>
      <w:r>
        <w:rPr/>
        <w:t>echosounders</w:t>
      </w:r>
      <w:r>
        <w:rPr>
          <w:spacing w:val="-4"/>
        </w:rPr>
        <w:t xml:space="preserve"> </w:t>
      </w:r>
      <w:r>
        <w:rPr/>
        <w:t>were</w:t>
      </w:r>
      <w:r>
        <w:rPr>
          <w:spacing w:val="-2"/>
        </w:rPr>
        <w:t xml:space="preserve"> </w:t>
      </w:r>
      <w:r>
        <w:rPr/>
        <w:t>calibrated</w:t>
      </w:r>
      <w:r>
        <w:rPr>
          <w:spacing w:val="-2"/>
        </w:rPr>
        <w:t xml:space="preserve"> </w:t>
      </w:r>
      <w:r>
        <w:rPr/>
        <w:t>using</w:t>
      </w:r>
      <w:r>
        <w:rPr>
          <w:spacing w:val="-2"/>
        </w:rPr>
        <w:t xml:space="preserve"> </w:t>
      </w:r>
      <w:r>
        <w:rPr/>
        <w:t>the</w:t>
      </w:r>
      <w:r>
        <w:rPr>
          <w:spacing w:val="-2"/>
        </w:rPr>
        <w:t xml:space="preserve"> </w:t>
      </w:r>
      <w:r>
        <w:rPr/>
        <w:t>standard</w:t>
      </w:r>
      <w:r>
        <w:rPr>
          <w:spacing w:val="-2"/>
        </w:rPr>
        <w:t xml:space="preserve"> </w:t>
      </w:r>
      <w:r>
        <w:rPr/>
        <w:t>sphere</w:t>
      </w:r>
      <w:r>
        <w:rPr>
          <w:spacing w:val="-1"/>
        </w:rPr>
        <w:t xml:space="preserve"> </w:t>
      </w:r>
      <w:r>
        <w:rPr/>
        <w:t>technique</w:t>
      </w:r>
      <w:r>
        <w:rPr>
          <w:spacing w:val="-2"/>
        </w:rPr>
        <w:t xml:space="preserve"> </w:t>
      </w:r>
      <w:r>
        <w:rPr/>
        <w:t>(Foote</w:t>
      </w:r>
      <w:r>
        <w:rPr>
          <w:spacing w:val="-2"/>
        </w:rPr>
        <w:t xml:space="preserve"> </w:t>
      </w:r>
      <w:r>
        <w:rPr/>
        <w:t>et</w:t>
      </w:r>
      <w:r>
        <w:rPr>
          <w:spacing w:val="-2"/>
        </w:rPr>
        <w:t xml:space="preserve"> </w:t>
      </w:r>
      <w:r>
        <w:rPr/>
        <w:t>al.</w:t>
      </w:r>
      <w:r>
        <w:rPr>
          <w:spacing w:val="-2"/>
        </w:rPr>
        <w:t xml:space="preserve"> </w:t>
      </w:r>
      <w:r>
        <w:rPr/>
        <w:t>1981;</w:t>
      </w:r>
      <w:r>
        <w:rPr>
          <w:spacing w:val="-2"/>
        </w:rPr>
        <w:t xml:space="preserve"> </w:t>
      </w:r>
      <w:r>
        <w:rPr/>
        <w:t>Demer</w:t>
      </w:r>
      <w:r>
        <w:rPr>
          <w:spacing w:val="-3"/>
        </w:rPr>
        <w:t xml:space="preserve"> </w:t>
      </w:r>
      <w:r>
        <w:rPr/>
        <w:t>et al. 2015; Reiss et al. 2021) in the technology tank at the Southwest Fisheries Science Center (SWFSC) on November 5, 2024 before deployment and on January 16, 2025 after recovery. A 25.4 mm tungsten carbide sphere is attached to three electronic downriggers on</w:t>
      </w:r>
      <w:r>
        <w:rPr>
          <w:spacing w:val="-1"/>
        </w:rPr>
        <w:t xml:space="preserve"> </w:t>
      </w:r>
      <w:r>
        <w:rPr/>
        <w:t>monofilament</w:t>
      </w:r>
      <w:r>
        <w:rPr>
          <w:spacing w:val="-1"/>
        </w:rPr>
        <w:t xml:space="preserve"> </w:t>
      </w:r>
      <w:r>
        <w:rPr/>
        <w:t>line</w:t>
      </w:r>
      <w:r>
        <w:rPr>
          <w:spacing w:val="-1"/>
        </w:rPr>
        <w:t xml:space="preserve"> </w:t>
      </w:r>
      <w:r>
        <w:rPr/>
        <w:t>such</w:t>
      </w:r>
      <w:r>
        <w:rPr>
          <w:spacing w:val="-2"/>
        </w:rPr>
        <w:t xml:space="preserve"> </w:t>
      </w:r>
      <w:r>
        <w:rPr/>
        <w:t>that</w:t>
      </w:r>
      <w:r>
        <w:rPr>
          <w:spacing w:val="-1"/>
        </w:rPr>
        <w:t xml:space="preserve"> </w:t>
      </w:r>
      <w:r>
        <w:rPr/>
        <w:t>the</w:t>
      </w:r>
      <w:r>
        <w:rPr>
          <w:spacing w:val="-1"/>
        </w:rPr>
        <w:t xml:space="preserve"> </w:t>
      </w:r>
      <w:r>
        <w:rPr/>
        <w:t>sphere</w:t>
      </w:r>
      <w:r>
        <w:rPr>
          <w:spacing w:val="-1"/>
        </w:rPr>
        <w:t xml:space="preserve"> </w:t>
      </w:r>
      <w:r>
        <w:rPr/>
        <w:t>is</w:t>
      </w:r>
      <w:r>
        <w:rPr>
          <w:spacing w:val="-1"/>
        </w:rPr>
        <w:t xml:space="preserve"> </w:t>
      </w:r>
      <w:r>
        <w:rPr/>
        <w:t>centered</w:t>
      </w:r>
      <w:r>
        <w:rPr>
          <w:spacing w:val="-1"/>
        </w:rPr>
        <w:t xml:space="preserve"> </w:t>
      </w:r>
      <w:r>
        <w:rPr/>
        <w:t>under</w:t>
      </w:r>
      <w:r>
        <w:rPr>
          <w:spacing w:val="-2"/>
        </w:rPr>
        <w:t xml:space="preserve"> </w:t>
      </w:r>
      <w:r>
        <w:rPr/>
        <w:t>the transducer at 4.5m below the transducer face when the glider is at the surface but is angled at 26 degrees. The glider is lifted into the tank and allowed to come to rest and commanded to the 26 degree dive angle and collects data at 1/6 Hz, for 20 minutes until about 200 pings are collected. The highest ten percent of the pings are then averaged to calculate the calibration coefficient.</w:t>
      </w:r>
      <w:r>
        <w:rPr>
          <w:spacing w:val="40"/>
        </w:rPr>
        <w:t xml:space="preserve"> </w:t>
      </w:r>
      <w:r>
        <w:rPr/>
        <w:t xml:space="preserve">We used the </w:t>
      </w:r>
      <w:r>
        <w:rPr>
          <w:i/>
        </w:rPr>
        <w:t xml:space="preserve">in situ </w:t>
      </w:r>
      <w:r>
        <w:rPr/>
        <w:t>salinity and water temperature data in the test tank, monitored by the CTD aboard the glider to adjust the sound</w:t>
      </w:r>
      <w:r>
        <w:rPr>
          <w:spacing w:val="-3"/>
        </w:rPr>
        <w:t xml:space="preserve"> </w:t>
      </w:r>
      <w:r>
        <w:rPr/>
        <w:t>speed</w:t>
      </w:r>
      <w:r>
        <w:rPr>
          <w:spacing w:val="-3"/>
        </w:rPr>
        <w:t xml:space="preserve"> </w:t>
      </w:r>
      <w:r>
        <w:rPr/>
        <w:t>in</w:t>
      </w:r>
      <w:r>
        <w:rPr>
          <w:spacing w:val="-4"/>
        </w:rPr>
        <w:t xml:space="preserve"> </w:t>
      </w:r>
      <w:r>
        <w:rPr/>
        <w:t>calculations</w:t>
      </w:r>
      <w:r>
        <w:rPr>
          <w:spacing w:val="-5"/>
        </w:rPr>
        <w:t xml:space="preserve"> </w:t>
      </w:r>
      <w:r>
        <w:rPr/>
        <w:t>using</w:t>
      </w:r>
      <w:r>
        <w:rPr>
          <w:spacing w:val="-3"/>
        </w:rPr>
        <w:t xml:space="preserve"> </w:t>
      </w:r>
      <w:r>
        <w:rPr/>
        <w:t>the</w:t>
      </w:r>
      <w:r>
        <w:rPr>
          <w:spacing w:val="-3"/>
        </w:rPr>
        <w:t xml:space="preserve"> </w:t>
      </w:r>
      <w:r>
        <w:rPr/>
        <w:t>echosounders. Gains</w:t>
      </w:r>
      <w:r>
        <w:rPr>
          <w:spacing w:val="-5"/>
        </w:rPr>
        <w:t xml:space="preserve"> </w:t>
      </w:r>
      <w:r>
        <w:rPr/>
        <w:t>are</w:t>
      </w:r>
      <w:r>
        <w:rPr>
          <w:spacing w:val="-3"/>
        </w:rPr>
        <w:t xml:space="preserve"> </w:t>
      </w:r>
      <w:r>
        <w:rPr/>
        <w:t>the</w:t>
      </w:r>
      <w:r>
        <w:rPr>
          <w:spacing w:val="-3"/>
        </w:rPr>
        <w:t xml:space="preserve"> </w:t>
      </w:r>
      <w:r>
        <w:rPr/>
        <w:t>adjusted</w:t>
      </w:r>
      <w:r>
        <w:rPr>
          <w:spacing w:val="-3"/>
        </w:rPr>
        <w:t xml:space="preserve"> </w:t>
      </w:r>
      <w:r>
        <w:rPr/>
        <w:t>in</w:t>
      </w:r>
      <w:r>
        <w:rPr>
          <w:spacing w:val="-5"/>
        </w:rPr>
        <w:t xml:space="preserve"> </w:t>
      </w:r>
      <w:r>
        <w:rPr/>
        <w:t>Echoview</w:t>
      </w:r>
      <w:r>
        <w:rPr>
          <w:spacing w:val="-3"/>
        </w:rPr>
        <w:t xml:space="preserve"> </w:t>
      </w:r>
      <w:r>
        <w:rPr/>
        <w:t>software</w:t>
      </w:r>
      <w:r>
        <w:rPr>
          <w:spacing w:val="-3"/>
        </w:rPr>
        <w:t xml:space="preserve"> </w:t>
      </w:r>
      <w:r>
        <w:rPr/>
        <w:t>to apply the calibration.</w:t>
      </w:r>
    </w:p>
    <w:p>
      <w:pPr>
        <w:pStyle w:val="Normal"/>
        <w:spacing w:lineRule="auto" w:line="480"/>
        <w:rPr>
          <w:i/>
          <w:i/>
          <w:spacing w:val="-2"/>
          <w:sz w:val="24"/>
        </w:rPr>
      </w:pPr>
      <w:r>
        <w:rPr>
          <w:i/>
          <w:spacing w:val="-2"/>
          <w:sz w:val="24"/>
        </w:rPr>
      </w:r>
    </w:p>
    <w:p>
      <w:pPr>
        <w:pStyle w:val="Normal"/>
        <w:spacing w:lineRule="auto" w:line="480"/>
        <w:rPr>
          <w:i/>
          <w:i/>
          <w:sz w:val="24"/>
        </w:rPr>
      </w:pPr>
      <w:r>
        <w:rPr>
          <w:i/>
          <w:spacing w:val="-2"/>
          <w:sz w:val="24"/>
        </w:rPr>
        <w:t>Acoustic data processing</w:t>
      </w:r>
    </w:p>
    <w:p>
      <w:pPr>
        <w:pStyle w:val="Normal"/>
        <w:spacing w:lineRule="auto" w:line="480"/>
        <w:rPr/>
      </w:pPr>
      <w:r>
        <w:rPr/>
        <w:t>The acoustic data were processed using Echoview software (15.0) and analyzed in two ways. First, we only processed dives, as</w:t>
      </w:r>
      <w:r>
        <w:rPr>
          <w:spacing w:val="-2"/>
        </w:rPr>
        <w:t xml:space="preserve"> </w:t>
      </w:r>
      <w:r>
        <w:rPr/>
        <w:t>this</w:t>
      </w:r>
      <w:r>
        <w:rPr>
          <w:spacing w:val="-2"/>
        </w:rPr>
        <w:t xml:space="preserve"> </w:t>
      </w:r>
      <w:r>
        <w:rPr/>
        <w:t>is</w:t>
      </w:r>
      <w:r>
        <w:rPr>
          <w:spacing w:val="-1"/>
        </w:rPr>
        <w:t xml:space="preserve"> </w:t>
      </w:r>
      <w:r>
        <w:rPr/>
        <w:t>when</w:t>
      </w:r>
      <w:r>
        <w:rPr>
          <w:spacing w:val="-1"/>
        </w:rPr>
        <w:t xml:space="preserve"> </w:t>
      </w:r>
      <w:r>
        <w:rPr/>
        <w:t>the echosounder</w:t>
      </w:r>
      <w:r>
        <w:rPr>
          <w:spacing w:val="-1"/>
        </w:rPr>
        <w:t xml:space="preserve"> </w:t>
      </w:r>
      <w:r>
        <w:rPr/>
        <w:t>is</w:t>
      </w:r>
      <w:r>
        <w:rPr>
          <w:spacing w:val="-2"/>
        </w:rPr>
        <w:t xml:space="preserve"> </w:t>
      </w:r>
      <w:r>
        <w:rPr/>
        <w:t>perpendicular</w:t>
      </w:r>
      <w:r>
        <w:rPr>
          <w:spacing w:val="-1"/>
        </w:rPr>
        <w:t xml:space="preserve"> </w:t>
      </w:r>
      <w:r>
        <w:rPr/>
        <w:t>to</w:t>
      </w:r>
      <w:r>
        <w:rPr>
          <w:spacing w:val="-1"/>
        </w:rPr>
        <w:t xml:space="preserve"> </w:t>
      </w:r>
      <w:r>
        <w:rPr/>
        <w:t>the water</w:t>
      </w:r>
      <w:r>
        <w:rPr>
          <w:spacing w:val="-1"/>
        </w:rPr>
        <w:t xml:space="preserve"> </w:t>
      </w:r>
      <w:r>
        <w:rPr/>
        <w:t>surface as</w:t>
      </w:r>
      <w:r>
        <w:rPr>
          <w:spacing w:val="-2"/>
        </w:rPr>
        <w:t xml:space="preserve"> </w:t>
      </w:r>
      <w:r>
        <w:rPr/>
        <w:t>the glider samples. Basic processing of the data included removing the first ten meters of a dive to account for any bubbles adhering to the transducer face, removing the first three meters from the transducer face to account for ringdown, and identifying the bottom echo and stepping back three meters from the bottom echo. Background noise removal was applied, followed by impulse noise removal, when necessary, to clean the data (DeRobertis and Higginbottom 2007). This process was done for both the 70 and 120 kHz data. Decibel differencing was not used to delineate krill like in previous studies (Reiss et al. 2021), instead we integrated all the echo energy, without krill delineation. This provides a ceiling for the biomass density estimates because the energy can also include other scatterers that are not krill. Cleaned</w:t>
      </w:r>
      <w:r>
        <w:rPr>
          <w:spacing w:val="-2"/>
        </w:rPr>
        <w:t xml:space="preserve"> </w:t>
      </w:r>
      <w:r>
        <w:rPr/>
        <w:t>data</w:t>
      </w:r>
      <w:r>
        <w:rPr>
          <w:spacing w:val="-4"/>
        </w:rPr>
        <w:t xml:space="preserve"> </w:t>
      </w:r>
      <w:r>
        <w:rPr/>
        <w:t>were</w:t>
      </w:r>
      <w:r>
        <w:rPr>
          <w:spacing w:val="-2"/>
        </w:rPr>
        <w:t xml:space="preserve"> </w:t>
      </w:r>
      <w:r>
        <w:rPr/>
        <w:t>then</w:t>
      </w:r>
      <w:r>
        <w:rPr>
          <w:spacing w:val="-3"/>
        </w:rPr>
        <w:t xml:space="preserve"> </w:t>
      </w:r>
      <w:r>
        <w:rPr/>
        <w:t>integrated</w:t>
      </w:r>
      <w:r>
        <w:rPr>
          <w:spacing w:val="-2"/>
        </w:rPr>
        <w:t xml:space="preserve"> </w:t>
      </w:r>
      <w:r>
        <w:rPr/>
        <w:t>in</w:t>
      </w:r>
      <w:r>
        <w:rPr>
          <w:spacing w:val="-3"/>
        </w:rPr>
        <w:t xml:space="preserve"> </w:t>
      </w:r>
      <w:r>
        <w:rPr/>
        <w:t>5m</w:t>
      </w:r>
      <w:r>
        <w:rPr>
          <w:spacing w:val="-2"/>
        </w:rPr>
        <w:t xml:space="preserve"> </w:t>
      </w:r>
      <w:r>
        <w:rPr/>
        <w:t>by</w:t>
      </w:r>
      <w:r>
        <w:rPr>
          <w:spacing w:val="-2"/>
        </w:rPr>
        <w:t xml:space="preserve"> </w:t>
      </w:r>
      <w:r>
        <w:rPr/>
        <w:t>5m</w:t>
      </w:r>
      <w:r>
        <w:rPr>
          <w:spacing w:val="-2"/>
        </w:rPr>
        <w:t xml:space="preserve"> </w:t>
      </w:r>
      <w:r>
        <w:rPr/>
        <w:t>bins</w:t>
      </w:r>
      <w:r>
        <w:rPr>
          <w:spacing w:val="-4"/>
        </w:rPr>
        <w:t xml:space="preserve"> </w:t>
      </w:r>
      <w:r>
        <w:rPr/>
        <w:t>and</w:t>
      </w:r>
      <w:r>
        <w:rPr>
          <w:spacing w:val="-2"/>
        </w:rPr>
        <w:t xml:space="preserve"> </w:t>
      </w:r>
      <w:r>
        <w:rPr/>
        <w:t>exported</w:t>
      </w:r>
      <w:r>
        <w:rPr>
          <w:spacing w:val="-2"/>
        </w:rPr>
        <w:t xml:space="preserve"> </w:t>
      </w:r>
      <w:r>
        <w:rPr/>
        <w:t>as</w:t>
      </w:r>
      <w:r>
        <w:rPr>
          <w:spacing w:val="-4"/>
        </w:rPr>
        <w:t xml:space="preserve"> </w:t>
      </w:r>
      <w:r>
        <w:rPr/>
        <w:t>area backscattering coefficient (ABC, m</w:t>
      </w:r>
      <w:r>
        <w:rPr>
          <w:vertAlign w:val="superscript"/>
        </w:rPr>
        <w:t>2</w:t>
      </w:r>
      <w:r>
        <w:rPr/>
        <w:t>m</w:t>
      </w:r>
      <w:r>
        <w:rPr>
          <w:vertAlign w:val="superscript"/>
        </w:rPr>
        <w:t>-2</w:t>
      </w:r>
      <w:r>
        <w:rPr/>
        <w:t>) from 10m from the surface until the bottom of the dive. The second method, we used the Shoal Analysis and Patch Estimation System (SHAPES, Cotezee, 2000) or ‘schools’ detection algorithm for krill school identification.</w:t>
      </w:r>
      <w:r>
        <w:rPr>
          <w:spacing w:val="-2"/>
        </w:rPr>
        <w:t xml:space="preserve"> </w:t>
      </w:r>
      <w:r>
        <w:rPr/>
        <w:t>School</w:t>
      </w:r>
      <w:r>
        <w:rPr>
          <w:spacing w:val="-2"/>
        </w:rPr>
        <w:t xml:space="preserve"> </w:t>
      </w:r>
      <w:r>
        <w:rPr/>
        <w:t>detection</w:t>
      </w:r>
      <w:r>
        <w:rPr>
          <w:spacing w:val="-3"/>
        </w:rPr>
        <w:t xml:space="preserve"> </w:t>
      </w:r>
      <w:r>
        <w:rPr/>
        <w:t>settings</w:t>
      </w:r>
      <w:r>
        <w:rPr>
          <w:spacing w:val="-2"/>
        </w:rPr>
        <w:t xml:space="preserve"> </w:t>
      </w:r>
      <w:r>
        <w:rPr/>
        <w:t>were</w:t>
      </w:r>
      <w:r>
        <w:rPr>
          <w:spacing w:val="-2"/>
        </w:rPr>
        <w:t xml:space="preserve"> </w:t>
      </w:r>
      <w:r>
        <w:rPr/>
        <w:t>based</w:t>
      </w:r>
      <w:r>
        <w:rPr>
          <w:spacing w:val="-2"/>
        </w:rPr>
        <w:t xml:space="preserve"> </w:t>
      </w:r>
      <w:r>
        <w:rPr/>
        <w:t>on</w:t>
      </w:r>
      <w:r>
        <w:rPr>
          <w:spacing w:val="-2"/>
        </w:rPr>
        <w:t xml:space="preserve"> </w:t>
      </w:r>
      <w:r>
        <w:rPr/>
        <w:t>Guihen</w:t>
      </w:r>
      <w:r>
        <w:rPr>
          <w:spacing w:val="-3"/>
        </w:rPr>
        <w:t xml:space="preserve"> </w:t>
      </w:r>
      <w:r>
        <w:rPr/>
        <w:t>et</w:t>
      </w:r>
      <w:r>
        <w:rPr>
          <w:spacing w:val="-2"/>
        </w:rPr>
        <w:t xml:space="preserve"> </w:t>
      </w:r>
      <w:r>
        <w:rPr/>
        <w:t>al.</w:t>
      </w:r>
      <w:r>
        <w:rPr>
          <w:spacing w:val="-2"/>
        </w:rPr>
        <w:t xml:space="preserve"> </w:t>
      </w:r>
      <w:r>
        <w:rPr/>
        <w:t>(2104)</w:t>
      </w:r>
      <w:r>
        <w:rPr>
          <w:spacing w:val="-5"/>
        </w:rPr>
        <w:t xml:space="preserve"> </w:t>
      </w:r>
      <w:r>
        <w:rPr/>
        <w:t>and</w:t>
      </w:r>
      <w:r>
        <w:rPr>
          <w:spacing w:val="-2"/>
        </w:rPr>
        <w:t xml:space="preserve"> </w:t>
      </w:r>
      <w:r>
        <w:rPr/>
        <w:t>are</w:t>
      </w:r>
      <w:r>
        <w:rPr>
          <w:spacing w:val="-2"/>
        </w:rPr>
        <w:t xml:space="preserve"> </w:t>
      </w:r>
      <w:r>
        <w:rPr/>
        <w:t>found</w:t>
      </w:r>
      <w:r>
        <w:rPr>
          <w:spacing w:val="-2"/>
        </w:rPr>
        <w:t xml:space="preserve"> </w:t>
      </w:r>
      <w:r>
        <w:rPr/>
        <w:t>in</w:t>
      </w:r>
      <w:r>
        <w:rPr>
          <w:spacing w:val="-3"/>
        </w:rPr>
        <w:t xml:space="preserve"> </w:t>
      </w:r>
      <w:r>
        <w:rPr/>
        <w:t>Table</w:t>
      </w:r>
      <w:r>
        <w:rPr>
          <w:spacing w:val="-2"/>
        </w:rPr>
        <w:t xml:space="preserve"> </w:t>
      </w:r>
      <w:r>
        <w:rPr/>
        <w:t>1. School detection was run on a 3x3 dilation filter for the 120 kHz and the detection regions were applied to each narrow band frequency (70 kHz and 120 kHz) using a -75 dB threshold. A mask was then placed over the data that was not classified as a school and was considered empty water. The detected schools data was also integrated in 5m by 5m bins</w:t>
      </w:r>
      <w:r>
        <w:rPr>
          <w:spacing w:val="-3"/>
        </w:rPr>
        <w:t xml:space="preserve"> </w:t>
      </w:r>
      <w:r>
        <w:rPr/>
        <w:t>and</w:t>
      </w:r>
      <w:r>
        <w:rPr>
          <w:spacing w:val="-2"/>
        </w:rPr>
        <w:t xml:space="preserve"> </w:t>
      </w:r>
      <w:r>
        <w:rPr/>
        <w:t>exported</w:t>
      </w:r>
      <w:r>
        <w:rPr>
          <w:spacing w:val="-2"/>
        </w:rPr>
        <w:t xml:space="preserve"> </w:t>
      </w:r>
      <w:r>
        <w:rPr/>
        <w:t>as</w:t>
      </w:r>
      <w:r>
        <w:rPr>
          <w:spacing w:val="-4"/>
        </w:rPr>
        <w:t xml:space="preserve"> </w:t>
      </w:r>
      <w:r>
        <w:rPr/>
        <w:t>ABC.</w:t>
      </w:r>
      <w:r>
        <w:rPr>
          <w:spacing w:val="-2"/>
        </w:rPr>
        <w:t xml:space="preserve"> </w:t>
      </w:r>
      <w:r>
        <w:rPr/>
        <w:t>Once</w:t>
      </w:r>
      <w:r>
        <w:rPr>
          <w:spacing w:val="-1"/>
        </w:rPr>
        <w:t xml:space="preserve"> </w:t>
      </w:r>
      <w:r>
        <w:rPr/>
        <w:t>the</w:t>
      </w:r>
      <w:r>
        <w:rPr>
          <w:spacing w:val="-2"/>
        </w:rPr>
        <w:t xml:space="preserve"> </w:t>
      </w:r>
      <w:r>
        <w:rPr/>
        <w:t>data</w:t>
      </w:r>
      <w:r>
        <w:rPr>
          <w:spacing w:val="-4"/>
        </w:rPr>
        <w:t xml:space="preserve"> </w:t>
      </w:r>
      <w:r>
        <w:rPr/>
        <w:t>were</w:t>
      </w:r>
      <w:r>
        <w:rPr>
          <w:spacing w:val="-2"/>
        </w:rPr>
        <w:t xml:space="preserve"> </w:t>
      </w:r>
      <w:r>
        <w:rPr/>
        <w:t>exported</w:t>
      </w:r>
      <w:r>
        <w:rPr>
          <w:spacing w:val="-2"/>
        </w:rPr>
        <w:t xml:space="preserve"> </w:t>
      </w:r>
      <w:r>
        <w:rPr/>
        <w:t>from</w:t>
      </w:r>
      <w:r>
        <w:rPr>
          <w:spacing w:val="-2"/>
        </w:rPr>
        <w:t xml:space="preserve"> </w:t>
      </w:r>
      <w:r>
        <w:rPr/>
        <w:t>Echoview,</w:t>
      </w:r>
      <w:r>
        <w:rPr>
          <w:spacing w:val="-2"/>
        </w:rPr>
        <w:t xml:space="preserve"> </w:t>
      </w:r>
      <w:r>
        <w:rPr/>
        <w:t>analysis</w:t>
      </w:r>
      <w:r>
        <w:rPr>
          <w:spacing w:val="-1"/>
        </w:rPr>
        <w:t xml:space="preserve"> </w:t>
      </w:r>
      <w:r>
        <w:rPr/>
        <w:t>was</w:t>
      </w:r>
      <w:r>
        <w:rPr>
          <w:spacing w:val="-3"/>
        </w:rPr>
        <w:t xml:space="preserve"> </w:t>
      </w:r>
      <w:r>
        <w:rPr/>
        <w:t>continued</w:t>
      </w:r>
      <w:r>
        <w:rPr>
          <w:spacing w:val="-2"/>
        </w:rPr>
        <w:t xml:space="preserve"> </w:t>
      </w:r>
      <w:r>
        <w:rPr/>
        <w:t>in</w:t>
      </w:r>
      <w:r>
        <w:rPr>
          <w:spacing w:val="-3"/>
        </w:rPr>
        <w:t xml:space="preserve"> </w:t>
      </w:r>
      <w:r>
        <w:rPr/>
        <w:t>Matlab</w:t>
      </w:r>
      <w:r>
        <w:rPr>
          <w:spacing w:val="-3"/>
        </w:rPr>
        <w:t xml:space="preserve"> </w:t>
      </w:r>
      <w:r>
        <w:rPr/>
        <w:t>for</w:t>
      </w:r>
      <w:r>
        <w:rPr>
          <w:spacing w:val="-4"/>
        </w:rPr>
        <w:t xml:space="preserve"> </w:t>
      </w:r>
      <w:r>
        <w:rPr/>
        <w:t>both</w:t>
      </w:r>
      <w:r>
        <w:rPr>
          <w:spacing w:val="-3"/>
        </w:rPr>
        <w:t xml:space="preserve"> </w:t>
      </w:r>
      <w:r>
        <w:rPr/>
        <w:t>the</w:t>
      </w:r>
      <w:r>
        <w:rPr>
          <w:spacing w:val="-1"/>
        </w:rPr>
        <w:t xml:space="preserve"> </w:t>
      </w:r>
      <w:r>
        <w:rPr/>
        <w:t>all</w:t>
      </w:r>
      <w:r>
        <w:rPr>
          <w:spacing w:val="-2"/>
        </w:rPr>
        <w:t xml:space="preserve"> </w:t>
      </w:r>
      <w:r>
        <w:rPr/>
        <w:t>echo energy</w:t>
      </w:r>
      <w:r>
        <w:rPr>
          <w:spacing w:val="-2"/>
        </w:rPr>
        <w:t xml:space="preserve"> </w:t>
      </w:r>
      <w:r>
        <w:rPr/>
        <w:t>output</w:t>
      </w:r>
      <w:r>
        <w:rPr>
          <w:spacing w:val="-4"/>
        </w:rPr>
        <w:t xml:space="preserve"> </w:t>
      </w:r>
      <w:r>
        <w:rPr/>
        <w:t>and</w:t>
      </w:r>
      <w:r>
        <w:rPr>
          <w:spacing w:val="-2"/>
        </w:rPr>
        <w:t xml:space="preserve"> </w:t>
      </w:r>
      <w:r>
        <w:rPr/>
        <w:t>school</w:t>
      </w:r>
      <w:r>
        <w:rPr>
          <w:spacing w:val="-4"/>
        </w:rPr>
        <w:t xml:space="preserve"> </w:t>
      </w:r>
      <w:r>
        <w:rPr/>
        <w:t>output.</w:t>
      </w:r>
      <w:r>
        <w:rPr>
          <w:spacing w:val="-2"/>
        </w:rPr>
        <w:t xml:space="preserve"> </w:t>
      </w:r>
      <w:r>
        <w:rPr/>
        <w:t>The</w:t>
      </w:r>
      <w:r>
        <w:rPr>
          <w:spacing w:val="-2"/>
        </w:rPr>
        <w:t xml:space="preserve"> </w:t>
      </w:r>
      <w:r>
        <w:rPr/>
        <w:t>code</w:t>
      </w:r>
      <w:r>
        <w:rPr>
          <w:spacing w:val="-2"/>
        </w:rPr>
        <w:t xml:space="preserve"> </w:t>
      </w:r>
      <w:r>
        <w:rPr/>
        <w:t>used</w:t>
      </w:r>
      <w:r>
        <w:rPr>
          <w:spacing w:val="-2"/>
        </w:rPr>
        <w:t xml:space="preserve"> </w:t>
      </w:r>
      <w:r>
        <w:rPr/>
        <w:t>to</w:t>
      </w:r>
      <w:r>
        <w:rPr>
          <w:spacing w:val="-3"/>
        </w:rPr>
        <w:t xml:space="preserve"> </w:t>
      </w:r>
      <w:r>
        <w:rPr/>
        <w:t>process</w:t>
      </w:r>
      <w:r>
        <w:rPr>
          <w:spacing w:val="-4"/>
        </w:rPr>
        <w:t xml:space="preserve"> </w:t>
      </w:r>
      <w:r>
        <w:rPr/>
        <w:t>the</w:t>
      </w:r>
      <w:r>
        <w:rPr>
          <w:spacing w:val="-2"/>
        </w:rPr>
        <w:t xml:space="preserve"> </w:t>
      </w:r>
      <w:r>
        <w:rPr/>
        <w:t>acoustics</w:t>
      </w:r>
      <w:r>
        <w:rPr>
          <w:spacing w:val="-3"/>
        </w:rPr>
        <w:t xml:space="preserve"> </w:t>
      </w:r>
      <w:r>
        <w:rPr/>
        <w:t>generally</w:t>
      </w:r>
      <w:r>
        <w:rPr>
          <w:spacing w:val="-1"/>
        </w:rPr>
        <w:t xml:space="preserve"> </w:t>
      </w:r>
      <w:r>
        <w:rPr/>
        <w:t>integrates</w:t>
      </w:r>
      <w:r>
        <w:rPr>
          <w:spacing w:val="-3"/>
        </w:rPr>
        <w:t xml:space="preserve"> </w:t>
      </w:r>
      <w:r>
        <w:rPr/>
        <w:t>the</w:t>
      </w:r>
      <w:r>
        <w:rPr>
          <w:spacing w:val="-2"/>
        </w:rPr>
        <w:t xml:space="preserve"> </w:t>
      </w:r>
      <w:r>
        <w:rPr/>
        <w:t xml:space="preserve">5m x 5m bins to the surface of each discrete glider dive (profile) and matches it with the oceanographic </w:t>
      </w:r>
      <w:r>
        <w:rPr>
          <w:spacing w:val="-2"/>
        </w:rPr>
        <w:t xml:space="preserve">data. </w:t>
      </w:r>
      <w:r>
        <w:rPr/>
        <w:t>Conversion factors to convert ABC into density (</w:t>
      </w:r>
      <w:r>
        <w:rPr>
          <w:color w:val="212121"/>
        </w:rPr>
        <w:t>g m</w:t>
      </w:r>
      <w:r>
        <w:rPr>
          <w:color w:val="212121"/>
          <w:vertAlign w:val="superscript"/>
        </w:rPr>
        <w:t>-2</w:t>
      </w:r>
      <w:r>
        <w:rPr/>
        <w:t>) were generated using the Stochastic distorted-wave</w:t>
      </w:r>
      <w:r>
        <w:rPr>
          <w:spacing w:val="-3"/>
        </w:rPr>
        <w:t xml:space="preserve"> </w:t>
      </w:r>
      <w:r>
        <w:rPr/>
        <w:t>Born</w:t>
      </w:r>
      <w:r>
        <w:rPr>
          <w:spacing w:val="-4"/>
        </w:rPr>
        <w:t xml:space="preserve"> </w:t>
      </w:r>
      <w:r>
        <w:rPr/>
        <w:t>approximation</w:t>
      </w:r>
      <w:r>
        <w:rPr>
          <w:spacing w:val="-4"/>
        </w:rPr>
        <w:t xml:space="preserve"> </w:t>
      </w:r>
      <w:r>
        <w:rPr/>
        <w:t>(SDWBA)</w:t>
      </w:r>
      <w:r>
        <w:rPr>
          <w:spacing w:val="-3"/>
        </w:rPr>
        <w:t xml:space="preserve"> </w:t>
      </w:r>
      <w:r>
        <w:rPr/>
        <w:t>target</w:t>
      </w:r>
      <w:r>
        <w:rPr>
          <w:spacing w:val="-4"/>
        </w:rPr>
        <w:t xml:space="preserve"> </w:t>
      </w:r>
      <w:r>
        <w:rPr/>
        <w:t>strength</w:t>
      </w:r>
      <w:r>
        <w:rPr>
          <w:spacing w:val="-4"/>
        </w:rPr>
        <w:t xml:space="preserve"> </w:t>
      </w:r>
      <w:r>
        <w:rPr/>
        <w:t>model.</w:t>
      </w:r>
      <w:r>
        <w:rPr>
          <w:spacing w:val="-4"/>
        </w:rPr>
        <w:t xml:space="preserve"> </w:t>
      </w:r>
      <w:r>
        <w:rPr/>
        <w:t>Krill</w:t>
      </w:r>
      <w:r>
        <w:rPr>
          <w:spacing w:val="-4"/>
        </w:rPr>
        <w:t xml:space="preserve"> </w:t>
      </w:r>
      <w:r>
        <w:rPr/>
        <w:t>length</w:t>
      </w:r>
      <w:r>
        <w:rPr>
          <w:spacing w:val="-4"/>
        </w:rPr>
        <w:t xml:space="preserve"> </w:t>
      </w:r>
      <w:r>
        <w:rPr/>
        <w:t>frequency</w:t>
      </w:r>
      <w:r>
        <w:rPr>
          <w:spacing w:val="-3"/>
        </w:rPr>
        <w:t xml:space="preserve"> </w:t>
      </w:r>
      <w:r>
        <w:rPr/>
        <w:t>data (see below) were used in to create the conversion factors following SG-ASAM (2010).</w:t>
      </w:r>
    </w:p>
    <w:p>
      <w:pPr>
        <w:pStyle w:val="Normal"/>
        <w:spacing w:lineRule="auto" w:line="480"/>
        <w:rPr/>
      </w:pPr>
      <w:r>
        <w:rPr/>
      </w:r>
    </w:p>
    <w:p>
      <w:pPr>
        <w:pStyle w:val="Normal"/>
        <w:spacing w:lineRule="auto" w:line="480"/>
        <w:rPr>
          <w:i/>
          <w:i/>
          <w:sz w:val="24"/>
        </w:rPr>
      </w:pPr>
      <w:r>
        <w:rPr>
          <w:i/>
          <w:sz w:val="24"/>
        </w:rPr>
        <w:t>Calculation</w:t>
      </w:r>
      <w:r>
        <w:rPr>
          <w:i/>
          <w:spacing w:val="-4"/>
          <w:sz w:val="24"/>
        </w:rPr>
        <w:t xml:space="preserve"> </w:t>
      </w:r>
      <w:r>
        <w:rPr>
          <w:i/>
          <w:sz w:val="24"/>
        </w:rPr>
        <w:t>of</w:t>
      </w:r>
      <w:r>
        <w:rPr>
          <w:i/>
          <w:spacing w:val="-2"/>
          <w:sz w:val="24"/>
        </w:rPr>
        <w:t xml:space="preserve"> </w:t>
      </w:r>
      <w:r>
        <w:rPr>
          <w:i/>
          <w:sz w:val="24"/>
        </w:rPr>
        <w:t>biomass</w:t>
      </w:r>
      <w:r>
        <w:rPr>
          <w:i/>
          <w:spacing w:val="-3"/>
          <w:sz w:val="24"/>
        </w:rPr>
        <w:t xml:space="preserve"> </w:t>
      </w:r>
      <w:r>
        <w:rPr>
          <w:i/>
          <w:spacing w:val="-2"/>
          <w:sz w:val="24"/>
        </w:rPr>
        <w:t>density</w:t>
      </w:r>
    </w:p>
    <w:p>
      <w:pPr>
        <w:pStyle w:val="Normal"/>
        <w:spacing w:lineRule="auto" w:line="480"/>
        <w:rPr>
          <w:del w:id="93" w:author="Unknown Author" w:date="2025-05-23T19:48:07Z"/>
        </w:rPr>
      </w:pPr>
      <w:r>
        <w:rPr/>
        <w:t>The processing of ABC to density requires a few steps. The ABC values of 5m x 5m bins for each dive profile is first integrated to the surface. The integrated ABCs are then multiplied by the conversion factor from the krill length frequencies in order to get a density (</w:t>
      </w:r>
      <w:r>
        <w:rPr>
          <w:color w:val="212121"/>
        </w:rPr>
        <w:t>g m</w:t>
      </w:r>
      <w:r>
        <w:rPr>
          <w:color w:val="212121"/>
          <w:vertAlign w:val="superscript"/>
        </w:rPr>
        <w:t>-2</w:t>
      </w:r>
      <w:r>
        <w:rPr/>
        <w:t>) for each glider dive</w:t>
      </w:r>
      <w:r>
        <w:rPr>
          <w:spacing w:val="-2"/>
        </w:rPr>
        <w:t xml:space="preserve"> </w:t>
      </w:r>
      <w:r>
        <w:rPr/>
        <w:t>profile.</w:t>
      </w:r>
      <w:r>
        <w:rPr>
          <w:spacing w:val="-3"/>
        </w:rPr>
        <w:t xml:space="preserve"> </w:t>
      </w:r>
      <w:r>
        <w:rPr/>
        <w:t>We</w:t>
      </w:r>
      <w:r>
        <w:rPr>
          <w:spacing w:val="-5"/>
        </w:rPr>
        <w:t xml:space="preserve"> </w:t>
      </w:r>
      <w:r>
        <w:rPr/>
        <w:t>calculated</w:t>
      </w:r>
      <w:r>
        <w:rPr>
          <w:spacing w:val="-3"/>
        </w:rPr>
        <w:t xml:space="preserve"> </w:t>
      </w:r>
      <w:r>
        <w:rPr/>
        <w:t>a</w:t>
      </w:r>
      <w:r>
        <w:rPr>
          <w:spacing w:val="-3"/>
        </w:rPr>
        <w:t xml:space="preserve"> </w:t>
      </w:r>
      <w:r>
        <w:rPr/>
        <w:t>simple</w:t>
      </w:r>
      <w:r>
        <w:rPr>
          <w:spacing w:val="-3"/>
        </w:rPr>
        <w:t xml:space="preserve"> </w:t>
      </w:r>
      <w:r>
        <w:rPr/>
        <w:t>mean</w:t>
      </w:r>
      <w:r>
        <w:rPr>
          <w:spacing w:val="-4"/>
        </w:rPr>
        <w:t xml:space="preserve"> </w:t>
      </w:r>
      <w:r>
        <w:rPr/>
        <w:t>density</w:t>
      </w:r>
      <w:r>
        <w:rPr>
          <w:spacing w:val="-3"/>
        </w:rPr>
        <w:t xml:space="preserve"> </w:t>
      </w:r>
      <w:r>
        <w:rPr/>
        <w:t>and</w:t>
      </w:r>
      <w:r>
        <w:rPr>
          <w:spacing w:val="-3"/>
        </w:rPr>
        <w:t xml:space="preserve"> </w:t>
      </w:r>
      <w:r>
        <w:rPr/>
        <w:t>standard</w:t>
      </w:r>
      <w:r>
        <w:rPr>
          <w:spacing w:val="-3"/>
        </w:rPr>
        <w:t xml:space="preserve"> </w:t>
      </w:r>
      <w:r>
        <w:rPr/>
        <w:t>deviation</w:t>
      </w:r>
      <w:r>
        <w:rPr>
          <w:spacing w:val="-4"/>
        </w:rPr>
        <w:t xml:space="preserve"> </w:t>
      </w:r>
      <w:r>
        <w:rPr/>
        <w:t>across</w:t>
      </w:r>
      <w:r>
        <w:rPr>
          <w:spacing w:val="-5"/>
        </w:rPr>
        <w:t xml:space="preserve"> </w:t>
      </w:r>
      <w:r>
        <w:rPr/>
        <w:t>all</w:t>
      </w:r>
      <w:r>
        <w:rPr>
          <w:spacing w:val="-3"/>
        </w:rPr>
        <w:t xml:space="preserve"> </w:t>
      </w:r>
      <w:r>
        <w:rPr/>
        <w:t>the</w:t>
      </w:r>
      <w:r>
        <w:rPr>
          <w:spacing w:val="-3"/>
        </w:rPr>
        <w:t xml:space="preserve"> </w:t>
      </w:r>
      <w:r>
        <w:rPr/>
        <w:t>dive</w:t>
      </w:r>
      <w:r>
        <w:rPr>
          <w:spacing w:val="-3"/>
        </w:rPr>
        <w:t xml:space="preserve"> </w:t>
      </w:r>
      <w:r>
        <w:rPr/>
        <w:t>profiles following Reiss et al. (2021).</w:t>
      </w:r>
      <w:ins w:id="92" w:author="Unknown Author" w:date="2025-05-23T19:48:06Z">
        <w:r>
          <w:rPr/>
          <w:t xml:space="preserve"> </w:t>
        </w:r>
      </w:ins>
    </w:p>
    <w:p>
      <w:pPr>
        <w:pStyle w:val="Normal"/>
        <w:spacing w:lineRule="auto" w:line="480"/>
        <w:rPr/>
      </w:pPr>
      <w:r>
        <w:rPr/>
        <w:t>A</w:t>
      </w:r>
      <w:r>
        <w:rPr>
          <w:spacing w:val="-3"/>
        </w:rPr>
        <w:t xml:space="preserve"> </w:t>
      </w:r>
      <w:r>
        <w:rPr/>
        <w:t>second</w:t>
      </w:r>
      <w:r>
        <w:rPr>
          <w:spacing w:val="-3"/>
        </w:rPr>
        <w:t xml:space="preserve"> </w:t>
      </w:r>
      <w:r>
        <w:rPr/>
        <w:t>method</w:t>
      </w:r>
      <w:r>
        <w:rPr>
          <w:spacing w:val="-3"/>
        </w:rPr>
        <w:t xml:space="preserve"> </w:t>
      </w:r>
      <w:r>
        <w:rPr/>
        <w:t>of</w:t>
      </w:r>
      <w:r>
        <w:rPr>
          <w:spacing w:val="-3"/>
        </w:rPr>
        <w:t xml:space="preserve"> </w:t>
      </w:r>
      <w:r>
        <w:rPr/>
        <w:t>calculating</w:t>
      </w:r>
      <w:r>
        <w:rPr>
          <w:spacing w:val="-3"/>
        </w:rPr>
        <w:t xml:space="preserve"> </w:t>
      </w:r>
      <w:r>
        <w:rPr/>
        <w:t>the</w:t>
      </w:r>
      <w:r>
        <w:rPr>
          <w:spacing w:val="-3"/>
        </w:rPr>
        <w:t xml:space="preserve"> </w:t>
      </w:r>
      <w:r>
        <w:rPr/>
        <w:t>mean</w:t>
      </w:r>
      <w:r>
        <w:rPr>
          <w:spacing w:val="-2"/>
        </w:rPr>
        <w:t xml:space="preserve"> </w:t>
      </w:r>
      <w:r>
        <w:rPr/>
        <w:t>density</w:t>
      </w:r>
      <w:r>
        <w:rPr>
          <w:spacing w:val="-3"/>
        </w:rPr>
        <w:t xml:space="preserve"> </w:t>
      </w:r>
      <w:r>
        <w:rPr/>
        <w:t>was</w:t>
      </w:r>
      <w:r>
        <w:rPr>
          <w:spacing w:val="-5"/>
        </w:rPr>
        <w:t xml:space="preserve"> </w:t>
      </w:r>
      <w:r>
        <w:rPr/>
        <w:t>investigated</w:t>
      </w:r>
      <w:r>
        <w:rPr>
          <w:spacing w:val="-2"/>
        </w:rPr>
        <w:t xml:space="preserve"> </w:t>
      </w:r>
      <w:r>
        <w:rPr/>
        <w:t>as</w:t>
      </w:r>
      <w:r>
        <w:rPr>
          <w:spacing w:val="-5"/>
        </w:rPr>
        <w:t xml:space="preserve"> </w:t>
      </w:r>
      <w:r>
        <w:rPr/>
        <w:t>well.</w:t>
      </w:r>
      <w:r>
        <w:rPr>
          <w:spacing w:val="-3"/>
        </w:rPr>
        <w:t xml:space="preserve"> </w:t>
      </w:r>
      <w:r>
        <w:rPr/>
        <w:t>The</w:t>
      </w:r>
      <w:r>
        <w:rPr>
          <w:spacing w:val="-3"/>
        </w:rPr>
        <w:t xml:space="preserve"> </w:t>
      </w:r>
      <w:r>
        <w:rPr/>
        <w:t>area</w:t>
      </w:r>
      <w:r>
        <w:rPr>
          <w:spacing w:val="-3"/>
        </w:rPr>
        <w:t xml:space="preserve"> </w:t>
      </w:r>
      <w:r>
        <w:rPr/>
        <w:t>of</w:t>
      </w:r>
      <w:r>
        <w:rPr>
          <w:spacing w:val="-3"/>
        </w:rPr>
        <w:t xml:space="preserve"> </w:t>
      </w:r>
      <w:r>
        <w:rPr/>
        <w:t>Bransfield Strait</w:t>
      </w:r>
      <w:r>
        <w:rPr>
          <w:spacing w:val="-2"/>
        </w:rPr>
        <w:t xml:space="preserve"> </w:t>
      </w:r>
      <w:r>
        <w:rPr/>
        <w:t>was</w:t>
      </w:r>
      <w:r>
        <w:rPr>
          <w:spacing w:val="-4"/>
        </w:rPr>
        <w:t xml:space="preserve"> </w:t>
      </w:r>
      <w:r>
        <w:rPr/>
        <w:t>divided</w:t>
      </w:r>
      <w:r>
        <w:rPr>
          <w:spacing w:val="-2"/>
        </w:rPr>
        <w:t xml:space="preserve"> </w:t>
      </w:r>
      <w:r>
        <w:rPr/>
        <w:t>into</w:t>
      </w:r>
      <w:r>
        <w:rPr>
          <w:spacing w:val="-3"/>
        </w:rPr>
        <w:t xml:space="preserve"> </w:t>
      </w:r>
      <w:r>
        <w:rPr/>
        <w:t>0.2°</w:t>
      </w:r>
      <w:r>
        <w:rPr>
          <w:spacing w:val="-2"/>
        </w:rPr>
        <w:t xml:space="preserve"> </w:t>
      </w:r>
      <w:r>
        <w:rPr/>
        <w:t>by</w:t>
      </w:r>
      <w:r>
        <w:rPr>
          <w:spacing w:val="-2"/>
        </w:rPr>
        <w:t xml:space="preserve"> </w:t>
      </w:r>
      <w:r>
        <w:rPr/>
        <w:t>0.1°</w:t>
      </w:r>
      <w:r>
        <w:rPr>
          <w:spacing w:val="-4"/>
        </w:rPr>
        <w:t xml:space="preserve"> </w:t>
      </w:r>
      <w:r>
        <w:rPr/>
        <w:t>grid</w:t>
      </w:r>
      <w:r>
        <w:rPr>
          <w:spacing w:val="-2"/>
        </w:rPr>
        <w:t xml:space="preserve"> </w:t>
      </w:r>
      <w:r>
        <w:rPr/>
        <w:t>cells</w:t>
      </w:r>
      <w:r>
        <w:rPr>
          <w:spacing w:val="-3"/>
        </w:rPr>
        <w:t xml:space="preserve"> </w:t>
      </w:r>
      <w:r>
        <w:rPr/>
        <w:t>(Figure</w:t>
      </w:r>
      <w:r>
        <w:rPr>
          <w:spacing w:val="-4"/>
        </w:rPr>
        <w:t xml:space="preserve"> </w:t>
      </w:r>
      <w:del w:id="94" w:author="Unknown Author" w:date="2025-05-27T10:46:48Z">
        <w:r>
          <w:rPr>
            <w:spacing w:val="-4"/>
          </w:rPr>
          <w:delText>2</w:delText>
        </w:r>
      </w:del>
      <w:ins w:id="95" w:author="Unknown Author" w:date="2025-05-27T10:46:48Z">
        <w:r>
          <w:rPr/>
          <w:t>1</w:t>
        </w:r>
      </w:ins>
      <w:r>
        <w:rPr/>
        <w:t>).</w:t>
      </w:r>
      <w:r>
        <w:rPr>
          <w:spacing w:val="-2"/>
        </w:rPr>
        <w:t xml:space="preserve"> This grid size approximates the length scales (~10 km) of the Rossby Radius of deformation, typically thought to define the scale of the eddies that can grow within this system  </w:t>
      </w:r>
      <w:r>
        <w:rPr/>
        <w:t>Glider</w:t>
      </w:r>
      <w:r>
        <w:rPr>
          <w:spacing w:val="-3"/>
        </w:rPr>
        <w:t xml:space="preserve"> </w:t>
      </w:r>
      <w:r>
        <w:rPr/>
        <w:t>profiles</w:t>
      </w:r>
      <w:r>
        <w:rPr>
          <w:spacing w:val="-3"/>
        </w:rPr>
        <w:t xml:space="preserve"> </w:t>
      </w:r>
      <w:r>
        <w:rPr/>
        <w:t>were</w:t>
      </w:r>
      <w:r>
        <w:rPr>
          <w:spacing w:val="-2"/>
        </w:rPr>
        <w:t xml:space="preserve"> </w:t>
      </w:r>
      <w:r>
        <w:rPr/>
        <w:t>gridded</w:t>
      </w:r>
      <w:r>
        <w:rPr>
          <w:spacing w:val="-2"/>
        </w:rPr>
        <w:t xml:space="preserve"> </w:t>
      </w:r>
      <w:r>
        <w:rPr/>
        <w:t>into</w:t>
      </w:r>
      <w:r>
        <w:rPr>
          <w:spacing w:val="-3"/>
        </w:rPr>
        <w:t xml:space="preserve"> </w:t>
      </w:r>
      <w:r>
        <w:rPr/>
        <w:t>the</w:t>
      </w:r>
      <w:r>
        <w:rPr>
          <w:spacing w:val="-2"/>
        </w:rPr>
        <w:t xml:space="preserve"> </w:t>
      </w:r>
      <w:r>
        <w:rPr/>
        <w:t>grid cells and the mean ABC of those grids were calculated. The means of the grid cells were bootstrapped 1000 times to get the mean density and confidence intervals.</w:t>
      </w:r>
      <w:r>
        <w:rPr>
          <w:spacing w:val="40"/>
        </w:rPr>
        <w:t xml:space="preserve"> </w:t>
      </w:r>
      <w:r>
        <w:rPr/>
        <w:t>Areal biomass was calculated using the mean density times the area of the Bransfield Strait survey.</w:t>
      </w:r>
    </w:p>
    <w:p>
      <w:pPr>
        <w:pStyle w:val="Normal"/>
        <w:spacing w:lineRule="auto" w:line="480"/>
        <w:rPr>
          <w:i/>
          <w:i/>
          <w:sz w:val="24"/>
        </w:rPr>
      </w:pPr>
      <w:r>
        <w:rPr>
          <w:i/>
          <w:sz w:val="24"/>
        </w:rPr>
      </w:r>
    </w:p>
    <w:p>
      <w:pPr>
        <w:pStyle w:val="Normal"/>
        <w:spacing w:lineRule="auto" w:line="480"/>
        <w:rPr>
          <w:i/>
          <w:i/>
          <w:sz w:val="24"/>
        </w:rPr>
      </w:pPr>
      <w:r>
        <w:rPr>
          <w:i/>
          <w:sz w:val="24"/>
        </w:rPr>
        <w:t>Krill</w:t>
      </w:r>
      <w:r>
        <w:rPr>
          <w:i/>
          <w:spacing w:val="-4"/>
          <w:sz w:val="24"/>
        </w:rPr>
        <w:t xml:space="preserve"> </w:t>
      </w:r>
      <w:r>
        <w:rPr>
          <w:i/>
          <w:sz w:val="24"/>
        </w:rPr>
        <w:t>length</w:t>
      </w:r>
      <w:r>
        <w:rPr>
          <w:i/>
          <w:spacing w:val="-1"/>
          <w:sz w:val="24"/>
        </w:rPr>
        <w:t xml:space="preserve"> </w:t>
      </w:r>
      <w:r>
        <w:rPr>
          <w:i/>
          <w:spacing w:val="-2"/>
          <w:sz w:val="24"/>
        </w:rPr>
        <w:t>frequency</w:t>
      </w:r>
    </w:p>
    <w:p>
      <w:pPr>
        <w:pStyle w:val="Normal"/>
        <w:spacing w:lineRule="auto" w:line="480"/>
        <w:rPr/>
      </w:pPr>
      <w:r>
        <w:rPr>
          <w:color w:val="212121"/>
        </w:rPr>
        <w:t>Because there were no concomitant net surveys in the region from which to generate a length frequency distribution, we used krill obtained from diets of penguins (Reid and Brierley 2001; Miller and Trivelpiece 2007). Length frequency data of Antarctic krill were collected from breeding gentoo penguins at Llano Point, King George Island, Antarctica, during January 2024. Penguins often spill small boluses of krill on the ground while feeding chicks. These fresh boluses were collected opportunistically from throughout the colony and immediately sorted to identify intact, whole individuals.</w:t>
      </w:r>
      <w:r>
        <w:rPr>
          <w:color w:val="212121"/>
          <w:spacing w:val="-2"/>
        </w:rPr>
        <w:t xml:space="preserve"> </w:t>
      </w:r>
      <w:r>
        <w:rPr>
          <w:color w:val="212121"/>
        </w:rPr>
        <w:t>The</w:t>
      </w:r>
      <w:r>
        <w:rPr>
          <w:color w:val="212121"/>
          <w:spacing w:val="-2"/>
        </w:rPr>
        <w:t xml:space="preserve"> </w:t>
      </w:r>
      <w:r>
        <w:rPr>
          <w:color w:val="212121"/>
        </w:rPr>
        <w:t>length</w:t>
      </w:r>
      <w:r>
        <w:rPr>
          <w:color w:val="212121"/>
          <w:spacing w:val="-3"/>
        </w:rPr>
        <w:t xml:space="preserve"> </w:t>
      </w:r>
      <w:r>
        <w:rPr>
          <w:color w:val="212121"/>
        </w:rPr>
        <w:t>of</w:t>
      </w:r>
      <w:r>
        <w:rPr>
          <w:color w:val="212121"/>
          <w:spacing w:val="-4"/>
        </w:rPr>
        <w:t xml:space="preserve"> </w:t>
      </w:r>
      <w:r>
        <w:rPr>
          <w:color w:val="212121"/>
        </w:rPr>
        <w:t>all</w:t>
      </w:r>
      <w:r>
        <w:rPr>
          <w:color w:val="212121"/>
          <w:spacing w:val="-2"/>
        </w:rPr>
        <w:t xml:space="preserve"> </w:t>
      </w:r>
      <w:r>
        <w:rPr>
          <w:color w:val="212121"/>
        </w:rPr>
        <w:t>whole</w:t>
      </w:r>
      <w:r>
        <w:rPr>
          <w:color w:val="212121"/>
          <w:spacing w:val="-2"/>
        </w:rPr>
        <w:t xml:space="preserve"> </w:t>
      </w:r>
      <w:r>
        <w:rPr>
          <w:color w:val="212121"/>
        </w:rPr>
        <w:t>individuals</w:t>
      </w:r>
      <w:r>
        <w:rPr>
          <w:color w:val="212121"/>
          <w:spacing w:val="-3"/>
        </w:rPr>
        <w:t xml:space="preserve"> </w:t>
      </w:r>
      <w:r>
        <w:rPr>
          <w:color w:val="212121"/>
        </w:rPr>
        <w:t>was</w:t>
      </w:r>
      <w:r>
        <w:rPr>
          <w:color w:val="212121"/>
          <w:spacing w:val="-6"/>
        </w:rPr>
        <w:t xml:space="preserve"> </w:t>
      </w:r>
      <w:r>
        <w:rPr>
          <w:color w:val="212121"/>
        </w:rPr>
        <w:t>measured</w:t>
      </w:r>
      <w:r>
        <w:rPr>
          <w:color w:val="212121"/>
          <w:spacing w:val="-2"/>
        </w:rPr>
        <w:t xml:space="preserve"> </w:t>
      </w:r>
      <w:r>
        <w:rPr>
          <w:color w:val="212121"/>
        </w:rPr>
        <w:t>from</w:t>
      </w:r>
      <w:r>
        <w:rPr>
          <w:color w:val="212121"/>
          <w:spacing w:val="-2"/>
        </w:rPr>
        <w:t xml:space="preserve"> </w:t>
      </w:r>
      <w:r>
        <w:rPr>
          <w:color w:val="212121"/>
        </w:rPr>
        <w:t>the</w:t>
      </w:r>
      <w:r>
        <w:rPr>
          <w:color w:val="212121"/>
          <w:spacing w:val="-2"/>
        </w:rPr>
        <w:t xml:space="preserve"> </w:t>
      </w:r>
      <w:r>
        <w:rPr>
          <w:color w:val="212121"/>
        </w:rPr>
        <w:t>anterior</w:t>
      </w:r>
      <w:r>
        <w:rPr>
          <w:color w:val="212121"/>
          <w:spacing w:val="-4"/>
        </w:rPr>
        <w:t xml:space="preserve"> </w:t>
      </w:r>
      <w:r>
        <w:rPr>
          <w:color w:val="212121"/>
        </w:rPr>
        <w:t>side</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eye</w:t>
      </w:r>
      <w:r>
        <w:rPr>
          <w:color w:val="212121"/>
          <w:spacing w:val="-1"/>
        </w:rPr>
        <w:t xml:space="preserve"> </w:t>
      </w:r>
      <w:r>
        <w:rPr>
          <w:color w:val="212121"/>
        </w:rPr>
        <w:t>to</w:t>
      </w:r>
      <w:r>
        <w:rPr>
          <w:color w:val="212121"/>
          <w:spacing w:val="-3"/>
        </w:rPr>
        <w:t xml:space="preserve"> </w:t>
      </w:r>
      <w:r>
        <w:rPr>
          <w:color w:val="212121"/>
        </w:rPr>
        <w:t>the tip of the telson.</w:t>
      </w:r>
    </w:p>
    <w:p>
      <w:pPr>
        <w:pStyle w:val="Normal"/>
        <w:spacing w:lineRule="auto" w:line="480"/>
        <w:rPr/>
      </w:pPr>
      <w:r>
        <w:rPr/>
      </w:r>
    </w:p>
    <w:p>
      <w:pPr>
        <w:pStyle w:val="Normal"/>
        <w:spacing w:lineRule="auto" w:line="480"/>
        <w:rPr/>
      </w:pPr>
      <w:r>
        <w:rPr/>
      </w:r>
    </w:p>
    <w:p>
      <w:pPr>
        <w:pStyle w:val="Normal"/>
        <w:spacing w:lineRule="auto" w:line="480"/>
        <w:rPr/>
      </w:pPr>
      <w:r>
        <w:rPr>
          <w:b/>
          <w:bCs/>
        </w:rPr>
        <w:t>Results</w:t>
      </w:r>
      <w:r>
        <w:rPr>
          <w:b/>
          <w:bCs/>
          <w:spacing w:val="-2"/>
        </w:rPr>
        <w:t xml:space="preserve"> </w:t>
      </w:r>
    </w:p>
    <w:p>
      <w:pPr>
        <w:pStyle w:val="Normal"/>
        <w:spacing w:lineRule="auto" w:line="480"/>
        <w:rPr>
          <w:i/>
          <w:i/>
          <w:sz w:val="24"/>
        </w:rPr>
      </w:pPr>
      <w:r>
        <w:rPr>
          <w:i/>
          <w:sz w:val="24"/>
        </w:rPr>
      </w:r>
    </w:p>
    <w:p>
      <w:pPr>
        <w:pStyle w:val="Normal"/>
        <w:spacing w:lineRule="auto" w:line="480"/>
        <w:rPr>
          <w:i/>
          <w:i/>
          <w:sz w:val="24"/>
        </w:rPr>
      </w:pPr>
      <w:r>
        <w:rPr>
          <w:i/>
          <w:sz w:val="24"/>
        </w:rPr>
        <w:t>General</w:t>
      </w:r>
      <w:r>
        <w:rPr>
          <w:i/>
          <w:spacing w:val="-7"/>
          <w:sz w:val="24"/>
        </w:rPr>
        <w:t xml:space="preserve"> </w:t>
      </w:r>
      <w:r>
        <w:rPr>
          <w:i/>
          <w:spacing w:val="-2"/>
          <w:sz w:val="24"/>
        </w:rPr>
        <w:t>findings</w:t>
      </w:r>
    </w:p>
    <w:p>
      <w:pPr>
        <w:pStyle w:val="Normal"/>
        <w:spacing w:lineRule="auto" w:line="480"/>
        <w:rPr/>
      </w:pPr>
      <w:r>
        <w:rPr>
          <w:color w:val="212121"/>
        </w:rPr>
        <w:t xml:space="preserve">Both gliders </w:t>
      </w:r>
      <w:ins w:id="96" w:author="Unknown Author" w:date="2025-05-27T09:42:14Z">
        <w:r>
          <w:rPr>
            <w:color w:val="212121"/>
          </w:rPr>
          <w:t>sampled the water column toa depth of about 1000m. The gliders also covered</w:t>
        </w:r>
      </w:ins>
      <w:del w:id="97" w:author="Unknown Author" w:date="2025-05-27T09:42:48Z">
        <w:r>
          <w:rPr>
            <w:color w:val="212121"/>
          </w:rPr>
          <w:delText>covered</w:delText>
        </w:r>
      </w:del>
      <w:r>
        <w:rPr>
          <w:color w:val="212121"/>
        </w:rPr>
        <w:t xml:space="preserve"> about the same number of dives in the surveyed area of Bransfield Strait, with just a couple of differences. AMLR03 completed 579 total dives that generated 321 profiles in the survey area, while AMLR04 completed 563 total dives generating 323 profiles in the survey area.</w:t>
      </w:r>
      <w:r>
        <w:rPr>
          <w:color w:val="212121"/>
          <w:spacing w:val="40"/>
        </w:rPr>
        <w:t xml:space="preserve"> </w:t>
      </w:r>
      <w:r>
        <w:rPr>
          <w:color w:val="212121"/>
        </w:rPr>
        <w:t xml:space="preserve">AMLR03 also sampled an additional loop off King George Island that was not sampled by AMLR04. Profiles of mean ABC </w:t>
      </w:r>
      <w:del w:id="98" w:author="Unknown Author" w:date="2025-05-27T09:38:13Z">
        <w:r>
          <w:rPr>
            <w:color w:val="212121"/>
          </w:rPr>
          <w:delText xml:space="preserve"> </w:delText>
        </w:r>
      </w:del>
      <w:r>
        <w:rPr>
          <w:color w:val="212121"/>
        </w:rPr>
        <w:t xml:space="preserve">showed that most krill were in the upper 250m of the water column (Figure </w:t>
      </w:r>
      <w:del w:id="99" w:author="Unknown Author" w:date="2025-05-27T10:46:59Z">
        <w:r>
          <w:rPr>
            <w:color w:val="212121"/>
          </w:rPr>
          <w:delText>3</w:delText>
        </w:r>
      </w:del>
      <w:ins w:id="100" w:author="Unknown Author" w:date="2025-05-27T10:46:59Z">
        <w:r>
          <w:rPr>
            <w:color w:val="212121"/>
          </w:rPr>
          <w:t>2</w:t>
        </w:r>
      </w:ins>
      <w:r>
        <w:rPr>
          <w:color w:val="212121"/>
        </w:rPr>
        <w:t xml:space="preserve">). This finding is consistent with previous ship () and glider studies () that have demonstrated that most krill biomass during summer is in the upper few hundred meters of the water column. </w:t>
      </w:r>
      <w:ins w:id="101" w:author="Unknown Author" w:date="2025-05-27T09:38:57Z">
        <w:r>
          <w:rPr>
            <w:color w:val="212121"/>
          </w:rPr>
          <w:t xml:space="preserve">Further, because </w:t>
        </w:r>
      </w:ins>
      <w:ins w:id="102" w:author="Unknown Author" w:date="2025-05-27T09:40:33Z">
        <w:r>
          <w:rPr>
            <w:color w:val="212121"/>
          </w:rPr>
          <w:t xml:space="preserve">most of </w:t>
        </w:r>
      </w:ins>
      <w:ins w:id="103" w:author="Unknown Author" w:date="2025-05-27T09:40:33Z">
        <w:r>
          <w:rPr>
            <w:rFonts w:eastAsia="Garamond" w:cs="Garamond"/>
            <w:color w:val="212121"/>
            <w:kern w:val="0"/>
            <w:sz w:val="22"/>
            <w:szCs w:val="22"/>
            <w:lang w:val="en-US" w:eastAsia="en-US" w:bidi="ar-SA"/>
          </w:rPr>
          <w:t>the</w:t>
        </w:r>
      </w:ins>
      <w:ins w:id="104" w:author="Unknown Author" w:date="2025-05-27T09:40:33Z">
        <w:r>
          <w:rPr>
            <w:color w:val="212121"/>
          </w:rPr>
          <w:t xml:space="preserve"> Bransfield Strait is shallower than 1000m, </w:t>
        </w:r>
      </w:ins>
      <w:del w:id="105" w:author="Unknown Author" w:date="2025-05-27T09:39:06Z">
        <w:r>
          <w:rPr>
            <w:color w:val="212121"/>
          </w:rPr>
          <w:delText>Moreover,</w:delText>
        </w:r>
      </w:del>
      <w:del w:id="106" w:author="Unknown Author" w:date="2025-05-27T09:43:55Z">
        <w:r>
          <w:rPr>
            <w:color w:val="212121"/>
          </w:rPr>
          <w:delText xml:space="preserve"> because gliders </w:delText>
        </w:r>
      </w:del>
      <w:del w:id="107" w:author="Unknown Author" w:date="2025-05-27T09:39:12Z">
        <w:r>
          <w:rPr>
            <w:color w:val="212121"/>
          </w:rPr>
          <w:delText xml:space="preserve">can </w:delText>
        </w:r>
      </w:del>
      <w:del w:id="108" w:author="Unknown Author" w:date="2025-05-27T09:43:55Z">
        <w:r>
          <w:rPr>
            <w:color w:val="212121"/>
          </w:rPr>
          <w:delText>sample the water column down to at least 1000m</w:delText>
        </w:r>
      </w:del>
      <w:r>
        <w:rPr>
          <w:color w:val="212121"/>
        </w:rPr>
        <w:t>,</w:t>
      </w:r>
      <w:r>
        <w:rPr>
          <w:color w:val="212121"/>
          <w:spacing w:val="-2"/>
        </w:rPr>
        <w:t xml:space="preserve"> </w:t>
      </w:r>
      <w:ins w:id="109" w:author="Unknown Author" w:date="2025-05-27T09:39:33Z">
        <w:r>
          <w:rPr>
            <w:color w:val="212121"/>
            <w:spacing w:val="-2"/>
          </w:rPr>
          <w:t xml:space="preserve">it is clear that there were very few krill aggregations at depth. </w:t>
        </w:r>
      </w:ins>
      <w:del w:id="110" w:author="Unknown Author" w:date="2025-05-27T09:44:10Z">
        <w:r>
          <w:rPr>
            <w:color w:val="212121"/>
            <w:spacing w:val="-2"/>
          </w:rPr>
          <w:delText>there is</w:delText>
        </w:r>
      </w:del>
      <w:del w:id="111" w:author="Unknown Author" w:date="2025-05-27T09:44:10Z">
        <w:r>
          <w:rPr>
            <w:color w:val="212121"/>
            <w:spacing w:val="-3"/>
          </w:rPr>
          <w:delText xml:space="preserve"> </w:delText>
        </w:r>
      </w:del>
      <w:del w:id="112" w:author="Unknown Author" w:date="2025-05-27T09:44:10Z">
        <w:r>
          <w:rPr>
            <w:color w:val="212121"/>
            <w:spacing w:val="-2"/>
          </w:rPr>
          <w:delText>less</w:delText>
        </w:r>
      </w:del>
      <w:del w:id="113" w:author="Unknown Author" w:date="2025-05-27T09:44:10Z">
        <w:r>
          <w:rPr>
            <w:color w:val="212121"/>
            <w:spacing w:val="-4"/>
          </w:rPr>
          <w:delText xml:space="preserve"> </w:delText>
        </w:r>
      </w:del>
      <w:del w:id="114" w:author="Unknown Author" w:date="2025-05-27T09:44:10Z">
        <w:r>
          <w:rPr>
            <w:color w:val="212121"/>
            <w:spacing w:val="-2"/>
          </w:rPr>
          <w:delText>concern</w:delText>
        </w:r>
      </w:del>
      <w:del w:id="115" w:author="Unknown Author" w:date="2025-05-27T09:44:10Z">
        <w:r>
          <w:rPr>
            <w:color w:val="212121"/>
            <w:spacing w:val="-3"/>
          </w:rPr>
          <w:delText xml:space="preserve"> </w:delText>
        </w:r>
      </w:del>
      <w:del w:id="116" w:author="Unknown Author" w:date="2025-05-27T09:44:10Z">
        <w:r>
          <w:rPr>
            <w:color w:val="212121"/>
            <w:spacing w:val="-2"/>
          </w:rPr>
          <w:delText>here that we are missing krill</w:delText>
        </w:r>
      </w:del>
      <w:del w:id="117" w:author="Unknown Author" w:date="2025-05-27T09:44:10Z">
        <w:r>
          <w:rPr>
            <w:color w:val="212121"/>
            <w:spacing w:val="-5"/>
          </w:rPr>
          <w:delText xml:space="preserve"> swarms </w:delText>
        </w:r>
      </w:del>
      <w:del w:id="118" w:author="Unknown Author" w:date="2025-05-27T09:44:10Z">
        <w:r>
          <w:rPr>
            <w:color w:val="212121"/>
            <w:spacing w:val="-2"/>
          </w:rPr>
          <w:delText>in this area because most of the Bransfield Strait is less than 1000m depth.</w:delText>
        </w:r>
      </w:del>
      <w:r>
        <w:rPr>
          <w:color w:val="212121"/>
        </w:rPr>
        <w:t xml:space="preserve"> The surface mapped biomass density of each glider showed several areas with higher biomass densities, but in general the spatial distribution of biomass density was similar between gliders. (Figure </w:t>
      </w:r>
      <w:del w:id="119" w:author="Unknown Author" w:date="2025-05-27T10:47:11Z">
        <w:r>
          <w:rPr>
            <w:color w:val="212121"/>
          </w:rPr>
          <w:delText>4</w:delText>
        </w:r>
      </w:del>
      <w:ins w:id="120" w:author="Unknown Author" w:date="2025-05-27T10:47:11Z">
        <w:r>
          <w:rPr>
            <w:color w:val="212121"/>
          </w:rPr>
          <w:t>3</w:t>
        </w:r>
      </w:ins>
      <w:r>
        <w:rPr>
          <w:color w:val="212121"/>
        </w:rPr>
        <w:t xml:space="preserve">A and Figure </w:t>
      </w:r>
      <w:del w:id="121" w:author="Unknown Author" w:date="2025-05-27T10:47:13Z">
        <w:r>
          <w:rPr>
            <w:color w:val="212121"/>
          </w:rPr>
          <w:delText>4</w:delText>
        </w:r>
      </w:del>
      <w:ins w:id="122" w:author="Unknown Author" w:date="2025-05-27T10:47:13Z">
        <w:r>
          <w:rPr>
            <w:color w:val="212121"/>
          </w:rPr>
          <w:t>3</w:t>
        </w:r>
      </w:ins>
      <w:r>
        <w:rPr>
          <w:color w:val="212121"/>
        </w:rPr>
        <w:t>B)</w:t>
      </w:r>
      <w:ins w:id="123" w:author="Unknown Author" w:date="2025-06-22T20:40:10Z">
        <w:r>
          <w:rPr>
            <w:color w:val="212121"/>
          </w:rPr>
          <w:t xml:space="preserve">, </w:t>
        </w:r>
      </w:ins>
      <w:ins w:id="124" w:author="Unknown Author" w:date="2025-06-22T20:40:10Z">
        <w:r>
          <w:rPr>
            <w:color w:val="212121"/>
          </w:rPr>
          <w:t xml:space="preserve">and </w:t>
        </w:r>
      </w:ins>
      <w:ins w:id="125" w:author="Unknown Author" w:date="2025-06-22T20:40:10Z">
        <w:r>
          <w:rPr>
            <w:rFonts w:eastAsia="Garamond" w:cs="Garamond"/>
            <w:color w:val="212121"/>
            <w:kern w:val="0"/>
            <w:sz w:val="22"/>
            <w:szCs w:val="22"/>
            <w:lang w:val="en-US" w:eastAsia="en-US" w:bidi="ar-SA"/>
          </w:rPr>
          <w:t>the</w:t>
        </w:r>
      </w:ins>
      <w:ins w:id="126" w:author="Unknown Author" w:date="2025-06-22T20:40:10Z">
        <w:r>
          <w:rPr>
            <w:color w:val="212121"/>
          </w:rPr>
          <w:t xml:space="preserve"> biomass densities were </w:t>
        </w:r>
      </w:ins>
      <w:del w:id="127" w:author="Unknown Author" w:date="2025-06-22T20:40:10Z">
        <w:r>
          <w:rPr>
            <w:color w:val="212121"/>
          </w:rPr>
          <w:delText>.</w:delText>
        </w:r>
      </w:del>
      <w:ins w:id="128" w:author="Unknown Author" w:date="2025-06-22T20:40:25Z">
        <w:r>
          <w:rPr>
            <w:color w:val="212121"/>
          </w:rPr>
          <w:t xml:space="preserve">very similar demonstrating that data from these multi glider deployemnts can </w:t>
        </w:r>
      </w:ins>
      <w:ins w:id="129" w:author="Unknown Author" w:date="2025-06-22T20:42:04Z">
        <w:r>
          <w:rPr>
            <w:color w:val="212121"/>
          </w:rPr>
          <w:t xml:space="preserve">be combined to increase sampling efficiencies in </w:t>
        </w:r>
      </w:ins>
      <w:ins w:id="130" w:author="Unknown Author" w:date="2025-06-22T20:42:04Z">
        <w:r>
          <w:rPr>
            <w:rFonts w:eastAsia="Garamond" w:cs="Garamond"/>
            <w:color w:val="212121"/>
            <w:kern w:val="0"/>
            <w:sz w:val="22"/>
            <w:szCs w:val="22"/>
            <w:lang w:val="en-US" w:eastAsia="en-US" w:bidi="ar-SA"/>
          </w:rPr>
          <w:t>the</w:t>
        </w:r>
      </w:ins>
      <w:ins w:id="131" w:author="Unknown Author" w:date="2025-06-22T20:42:04Z">
        <w:r>
          <w:rPr>
            <w:color w:val="212121"/>
          </w:rPr>
          <w:t xml:space="preserve"> Southern Ocean.</w:t>
        </w:r>
      </w:ins>
    </w:p>
    <w:p>
      <w:pPr>
        <w:pStyle w:val="Normal"/>
        <w:spacing w:lineRule="auto" w:line="480"/>
        <w:rPr>
          <w:color w:val="212121"/>
          <w:ins w:id="133" w:author="Unknown Author" w:date="2025-05-27T10:47:33Z"/>
        </w:rPr>
      </w:pPr>
      <w:ins w:id="132" w:author="Unknown Author" w:date="2025-05-27T10:47:33Z">
        <w:r>
          <w:rPr/>
        </w:r>
      </w:ins>
    </w:p>
    <w:p>
      <w:pPr>
        <w:pStyle w:val="Normal"/>
        <w:spacing w:lineRule="auto" w:line="480"/>
        <w:rPr>
          <w:color w:val="212121"/>
          <w:ins w:id="135" w:author="Unknown Author" w:date="2025-05-27T10:47:33Z"/>
        </w:rPr>
      </w:pPr>
      <w:ins w:id="134" w:author="Unknown Author" w:date="2025-05-27T10:47:33Z">
        <w:r>
          <w:rPr>
            <w:color w:val="212121"/>
          </w:rPr>
        </w:r>
      </w:ins>
    </w:p>
    <w:p>
      <w:pPr>
        <w:pStyle w:val="Normal"/>
        <w:spacing w:lineRule="auto" w:line="480"/>
        <w:rPr>
          <w:color w:val="212121"/>
        </w:rPr>
      </w:pPr>
      <w:r>
        <w:rPr>
          <w:color w:val="212121"/>
        </w:rPr>
      </w:r>
    </w:p>
    <w:p>
      <w:pPr>
        <w:pStyle w:val="Normal"/>
        <w:spacing w:lineRule="auto" w:line="480"/>
        <w:rPr>
          <w:color w:val="212121"/>
        </w:rPr>
      </w:pPr>
      <w:r>
        <w:rPr>
          <w:color w:val="212121"/>
        </w:rPr>
        <w:t xml:space="preserve">Comparison of the distribution of </w:t>
      </w:r>
    </w:p>
    <w:p>
      <w:pPr>
        <w:pStyle w:val="Normal"/>
        <w:spacing w:lineRule="auto" w:line="480"/>
        <w:rPr>
          <w:color w:val="212121"/>
        </w:rPr>
      </w:pPr>
      <w:r>
        <w:rPr>
          <w:color w:val="212121"/>
        </w:rPr>
      </w:r>
    </w:p>
    <w:p>
      <w:pPr>
        <w:pStyle w:val="Normal"/>
        <w:spacing w:lineRule="auto" w:line="480"/>
        <w:rPr>
          <w:color w:val="212121"/>
        </w:rPr>
      </w:pPr>
      <w:r>
        <w:rPr>
          <w:color w:val="212121"/>
        </w:rPr>
        <w:t>There were small  differences in biomass density estimates between the two frequencies used and between the two gliders when using all echo energy data (Table 2) and the Shapes algorithm (Table 3). The differences between gliders and approach. In general differences in biomass density estimates varied between 0.5 and 6 g m-2. For example, AMLR03 had higher density estimates</w:t>
      </w:r>
      <w:r>
        <w:rPr>
          <w:color w:val="212121"/>
          <w:spacing w:val="-1"/>
        </w:rPr>
        <w:t xml:space="preserve"> </w:t>
      </w:r>
      <w:r>
        <w:rPr>
          <w:color w:val="212121"/>
        </w:rPr>
        <w:t>for</w:t>
      </w:r>
      <w:r>
        <w:rPr>
          <w:color w:val="212121"/>
          <w:spacing w:val="-2"/>
        </w:rPr>
        <w:t xml:space="preserve"> </w:t>
      </w:r>
      <w:r>
        <w:rPr>
          <w:color w:val="212121"/>
        </w:rPr>
        <w:t>both</w:t>
      </w:r>
      <w:r>
        <w:rPr>
          <w:color w:val="212121"/>
          <w:spacing w:val="-1"/>
        </w:rPr>
        <w:t xml:space="preserve"> </w:t>
      </w:r>
      <w:r>
        <w:rPr>
          <w:color w:val="212121"/>
        </w:rPr>
        <w:t>the 70 kHz and 120 kHz than</w:t>
      </w:r>
      <w:r>
        <w:rPr>
          <w:color w:val="212121"/>
          <w:spacing w:val="-1"/>
        </w:rPr>
        <w:t xml:space="preserve"> </w:t>
      </w:r>
      <w:r>
        <w:rPr>
          <w:color w:val="212121"/>
        </w:rPr>
        <w:t>AMLR04. The mean</w:t>
      </w:r>
      <w:r>
        <w:rPr>
          <w:color w:val="212121"/>
          <w:spacing w:val="-1"/>
        </w:rPr>
        <w:t xml:space="preserve"> </w:t>
      </w:r>
      <w:r>
        <w:rPr>
          <w:color w:val="212121"/>
        </w:rPr>
        <w:t>density or</w:t>
      </w:r>
      <w:r>
        <w:rPr>
          <w:color w:val="212121"/>
          <w:spacing w:val="-1"/>
        </w:rPr>
        <w:t xml:space="preserve"> </w:t>
      </w:r>
      <w:r>
        <w:rPr>
          <w:color w:val="212121"/>
        </w:rPr>
        <w:t>AMLR03 using the 70 kHz</w:t>
      </w:r>
      <w:r>
        <w:rPr>
          <w:color w:val="212121"/>
          <w:spacing w:val="-1"/>
        </w:rPr>
        <w:t xml:space="preserve"> </w:t>
      </w:r>
      <w:r>
        <w:rPr>
          <w:color w:val="212121"/>
        </w:rPr>
        <w:t>was</w:t>
      </w:r>
      <w:r>
        <w:rPr>
          <w:color w:val="212121"/>
          <w:spacing w:val="-2"/>
        </w:rPr>
        <w:t xml:space="preserve"> </w:t>
      </w:r>
      <w:r>
        <w:rPr>
          <w:color w:val="212121"/>
        </w:rPr>
        <w:t>93.64</w:t>
      </w:r>
      <w:r>
        <w:rPr>
          <w:color w:val="212121"/>
          <w:spacing w:val="-2"/>
        </w:rPr>
        <w:t xml:space="preserve"> </w:t>
      </w:r>
      <w:r>
        <w:rPr>
          <w:color w:val="212121"/>
        </w:rPr>
        <w:t>g m</w:t>
      </w:r>
      <w:r>
        <w:rPr>
          <w:color w:val="212121"/>
          <w:vertAlign w:val="superscript"/>
        </w:rPr>
        <w:t>-2</w:t>
      </w:r>
      <w:r>
        <w:rPr>
          <w:color w:val="212121"/>
          <w:spacing w:val="-1"/>
        </w:rPr>
        <w:t xml:space="preserve"> </w:t>
      </w:r>
      <w:r>
        <w:rPr>
          <w:color w:val="212121"/>
        </w:rPr>
        <w:t>(SD 204.04 g m</w:t>
      </w:r>
      <w:r>
        <w:rPr>
          <w:color w:val="212121"/>
          <w:vertAlign w:val="superscript"/>
        </w:rPr>
        <w:t>-2</w:t>
      </w:r>
      <w:r>
        <w:rPr>
          <w:color w:val="212121"/>
        </w:rPr>
        <w:t>), and the 120 kHz</w:t>
      </w:r>
      <w:r>
        <w:rPr>
          <w:color w:val="212121"/>
          <w:spacing w:val="-1"/>
        </w:rPr>
        <w:t xml:space="preserve"> </w:t>
      </w:r>
      <w:r>
        <w:rPr>
          <w:color w:val="212121"/>
        </w:rPr>
        <w:t>data</w:t>
      </w:r>
      <w:r>
        <w:rPr>
          <w:color w:val="212121"/>
          <w:spacing w:val="-2"/>
        </w:rPr>
        <w:t xml:space="preserve"> </w:t>
      </w:r>
      <w:r>
        <w:rPr>
          <w:color w:val="212121"/>
        </w:rPr>
        <w:t>estimated a density of 151.29 g m</w:t>
      </w:r>
      <w:r>
        <w:rPr>
          <w:color w:val="212121"/>
          <w:vertAlign w:val="superscript"/>
        </w:rPr>
        <w:t>-2</w:t>
      </w:r>
      <w:r>
        <w:rPr>
          <w:color w:val="212121"/>
        </w:rPr>
        <w:t xml:space="preserve"> (SD</w:t>
      </w:r>
      <w:r>
        <w:rPr>
          <w:color w:val="212121"/>
          <w:spacing w:val="-4"/>
        </w:rPr>
        <w:t xml:space="preserve"> </w:t>
      </w:r>
      <w:r>
        <w:rPr>
          <w:color w:val="212121"/>
        </w:rPr>
        <w:t>337.26</w:t>
      </w:r>
      <w:r>
        <w:rPr>
          <w:color w:val="212121"/>
          <w:spacing w:val="-3"/>
        </w:rPr>
        <w:t xml:space="preserve"> </w:t>
      </w:r>
      <w:r>
        <w:rPr>
          <w:color w:val="212121"/>
        </w:rPr>
        <w:t>g</w:t>
      </w:r>
      <w:r>
        <w:rPr>
          <w:color w:val="212121"/>
          <w:spacing w:val="-4"/>
        </w:rPr>
        <w:t xml:space="preserve"> </w:t>
      </w:r>
      <w:r>
        <w:rPr>
          <w:color w:val="212121"/>
        </w:rPr>
        <w:t>m</w:t>
      </w:r>
      <w:r>
        <w:rPr>
          <w:color w:val="212121"/>
          <w:vertAlign w:val="superscript"/>
        </w:rPr>
        <w:t>-2</w:t>
      </w:r>
      <w:r>
        <w:rPr>
          <w:color w:val="212121"/>
        </w:rPr>
        <w:t>).</w:t>
      </w:r>
      <w:r>
        <w:rPr>
          <w:color w:val="212121"/>
          <w:spacing w:val="-4"/>
        </w:rPr>
        <w:t xml:space="preserve"> </w:t>
      </w:r>
      <w:r>
        <w:rPr>
          <w:color w:val="212121"/>
        </w:rPr>
        <w:t>In</w:t>
      </w:r>
      <w:r>
        <w:rPr>
          <w:color w:val="212121"/>
          <w:spacing w:val="-5"/>
        </w:rPr>
        <w:t xml:space="preserve"> </w:t>
      </w:r>
      <w:r>
        <w:rPr>
          <w:color w:val="212121"/>
        </w:rPr>
        <w:t>contrast,</w:t>
      </w:r>
      <w:r>
        <w:rPr>
          <w:color w:val="212121"/>
          <w:spacing w:val="-4"/>
        </w:rPr>
        <w:t xml:space="preserve"> </w:t>
      </w:r>
      <w:r>
        <w:rPr>
          <w:color w:val="212121"/>
        </w:rPr>
        <w:t>biomass</w:t>
      </w:r>
      <w:r>
        <w:rPr>
          <w:color w:val="212121"/>
          <w:spacing w:val="-6"/>
        </w:rPr>
        <w:t xml:space="preserve"> </w:t>
      </w:r>
      <w:r>
        <w:rPr>
          <w:color w:val="212121"/>
        </w:rPr>
        <w:t>density</w:t>
      </w:r>
      <w:r>
        <w:rPr>
          <w:color w:val="212121"/>
          <w:spacing w:val="-4"/>
        </w:rPr>
        <w:t xml:space="preserve"> </w:t>
      </w:r>
      <w:r>
        <w:rPr>
          <w:color w:val="212121"/>
        </w:rPr>
        <w:t>for</w:t>
      </w:r>
      <w:r>
        <w:rPr>
          <w:color w:val="212121"/>
          <w:spacing w:val="-3"/>
        </w:rPr>
        <w:t xml:space="preserve"> </w:t>
      </w:r>
      <w:r>
        <w:rPr>
          <w:color w:val="212121"/>
        </w:rPr>
        <w:t>AMLR04</w:t>
      </w:r>
      <w:r>
        <w:rPr>
          <w:color w:val="212121"/>
          <w:spacing w:val="-4"/>
        </w:rPr>
        <w:t xml:space="preserve"> </w:t>
      </w:r>
      <w:r>
        <w:rPr>
          <w:color w:val="212121"/>
        </w:rPr>
        <w:t>at</w:t>
      </w:r>
      <w:r>
        <w:rPr>
          <w:color w:val="212121"/>
          <w:spacing w:val="-4"/>
        </w:rPr>
        <w:t xml:space="preserve"> </w:t>
      </w:r>
      <w:r>
        <w:rPr>
          <w:color w:val="212121"/>
        </w:rPr>
        <w:t>70</w:t>
      </w:r>
      <w:r>
        <w:rPr>
          <w:color w:val="212121"/>
          <w:spacing w:val="-4"/>
        </w:rPr>
        <w:t xml:space="preserve"> </w:t>
      </w:r>
      <w:r>
        <w:rPr>
          <w:color w:val="212121"/>
        </w:rPr>
        <w:t>kHz</w:t>
      </w:r>
      <w:r>
        <w:rPr>
          <w:color w:val="212121"/>
          <w:spacing w:val="-6"/>
        </w:rPr>
        <w:t xml:space="preserve"> </w:t>
      </w:r>
      <w:r>
        <w:rPr>
          <w:color w:val="212121"/>
        </w:rPr>
        <w:t>and</w:t>
      </w:r>
      <w:r>
        <w:rPr>
          <w:color w:val="212121"/>
          <w:spacing w:val="-4"/>
        </w:rPr>
        <w:t xml:space="preserve"> </w:t>
      </w:r>
      <w:r>
        <w:rPr>
          <w:color w:val="212121"/>
        </w:rPr>
        <w:t>120</w:t>
      </w:r>
      <w:r>
        <w:rPr>
          <w:color w:val="212121"/>
          <w:spacing w:val="-4"/>
        </w:rPr>
        <w:t xml:space="preserve"> </w:t>
      </w:r>
      <w:r>
        <w:rPr>
          <w:color w:val="212121"/>
        </w:rPr>
        <w:t>kHz</w:t>
      </w:r>
      <w:r>
        <w:rPr>
          <w:color w:val="212121"/>
          <w:spacing w:val="-5"/>
        </w:rPr>
        <w:t xml:space="preserve"> </w:t>
      </w:r>
      <w:r>
        <w:rPr>
          <w:color w:val="212121"/>
        </w:rPr>
        <w:t>was</w:t>
      </w:r>
      <w:r>
        <w:rPr>
          <w:color w:val="212121"/>
          <w:spacing w:val="-6"/>
        </w:rPr>
        <w:t xml:space="preserve"> </w:t>
      </w:r>
      <w:r>
        <w:rPr>
          <w:color w:val="212121"/>
        </w:rPr>
        <w:t>77.32</w:t>
      </w:r>
      <w:r>
        <w:rPr>
          <w:color w:val="212121"/>
          <w:spacing w:val="-2"/>
        </w:rPr>
        <w:t xml:space="preserve"> </w:t>
      </w:r>
      <w:r>
        <w:rPr>
          <w:color w:val="212121"/>
        </w:rPr>
        <w:t>g</w:t>
      </w:r>
      <w:r>
        <w:rPr>
          <w:color w:val="212121"/>
          <w:spacing w:val="-4"/>
        </w:rPr>
        <w:t xml:space="preserve"> </w:t>
      </w:r>
      <w:r>
        <w:rPr>
          <w:color w:val="212121"/>
        </w:rPr>
        <w:t>m</w:t>
      </w:r>
      <w:r>
        <w:rPr>
          <w:color w:val="212121"/>
          <w:vertAlign w:val="superscript"/>
        </w:rPr>
        <w:t>-2</w:t>
      </w:r>
      <w:r>
        <w:rPr>
          <w:color w:val="212121"/>
        </w:rPr>
        <w:t xml:space="preserve"> (SD 205.97 g m</w:t>
      </w:r>
      <w:r>
        <w:rPr>
          <w:color w:val="212121"/>
          <w:vertAlign w:val="superscript"/>
        </w:rPr>
        <w:t>-2</w:t>
      </w:r>
      <w:r>
        <w:rPr>
          <w:color w:val="212121"/>
        </w:rPr>
        <w:t>) and 97.16 g m</w:t>
      </w:r>
      <w:r>
        <w:rPr>
          <w:color w:val="212121"/>
          <w:vertAlign w:val="superscript"/>
        </w:rPr>
        <w:t>-2</w:t>
      </w:r>
      <w:r>
        <w:rPr>
          <w:color w:val="212121"/>
        </w:rPr>
        <w:t xml:space="preserve"> (SD 303.75 g m</w:t>
      </w:r>
      <w:r>
        <w:rPr>
          <w:color w:val="212121"/>
          <w:vertAlign w:val="superscript"/>
        </w:rPr>
        <w:t>-2</w:t>
      </w:r>
      <w:r>
        <w:rPr>
          <w:color w:val="212121"/>
        </w:rPr>
        <w:t>), respectively.</w:t>
      </w:r>
    </w:p>
    <w:p>
      <w:pPr>
        <w:pStyle w:val="Normal"/>
        <w:spacing w:lineRule="auto" w:line="480"/>
        <w:rPr/>
      </w:pPr>
      <w:r>
        <w:rPr/>
      </w:r>
    </w:p>
    <w:p>
      <w:pPr>
        <w:pStyle w:val="Normal"/>
        <w:spacing w:lineRule="auto" w:line="480"/>
        <w:rPr/>
      </w:pPr>
      <w:r>
        <w:rPr>
          <w:color w:val="212121"/>
        </w:rPr>
        <w:t>Using the schools method, similar differences in biomass density were observed (Table 4), and interestingly, very large differences in the number of schools were detected. For example, at 70 kHz the schools method identified 2059 schools from AMLR03 and 1420 schools for AMLR04. This difference</w:t>
      </w:r>
      <w:r>
        <w:rPr>
          <w:color w:val="212121"/>
          <w:spacing w:val="-3"/>
        </w:rPr>
        <w:t xml:space="preserve"> </w:t>
      </w:r>
      <w:r>
        <w:rPr>
          <w:color w:val="212121"/>
        </w:rPr>
        <w:t>increased</w:t>
      </w:r>
      <w:r>
        <w:rPr>
          <w:color w:val="212121"/>
          <w:spacing w:val="-5"/>
        </w:rPr>
        <w:t xml:space="preserve"> </w:t>
      </w:r>
      <w:r>
        <w:rPr>
          <w:color w:val="212121"/>
        </w:rPr>
        <w:t>when</w:t>
      </w:r>
      <w:r>
        <w:rPr>
          <w:color w:val="212121"/>
          <w:spacing w:val="-5"/>
        </w:rPr>
        <w:t xml:space="preserve"> </w:t>
      </w:r>
      <w:r>
        <w:rPr>
          <w:color w:val="212121"/>
        </w:rPr>
        <w:t>using</w:t>
      </w:r>
      <w:r>
        <w:rPr>
          <w:color w:val="212121"/>
          <w:spacing w:val="-3"/>
        </w:rPr>
        <w:t xml:space="preserve"> </w:t>
      </w:r>
      <w:r>
        <w:rPr>
          <w:color w:val="212121"/>
        </w:rPr>
        <w:t>the</w:t>
      </w:r>
      <w:r>
        <w:rPr>
          <w:color w:val="212121"/>
          <w:spacing w:val="-3"/>
        </w:rPr>
        <w:t xml:space="preserve"> </w:t>
      </w:r>
      <w:r>
        <w:rPr>
          <w:color w:val="212121"/>
        </w:rPr>
        <w:t>120</w:t>
      </w:r>
      <w:r>
        <w:rPr>
          <w:color w:val="212121"/>
          <w:spacing w:val="-1"/>
        </w:rPr>
        <w:t xml:space="preserve"> </w:t>
      </w:r>
      <w:r>
        <w:rPr>
          <w:color w:val="212121"/>
        </w:rPr>
        <w:t>kHz</w:t>
      </w:r>
      <w:r>
        <w:rPr>
          <w:color w:val="212121"/>
          <w:spacing w:val="-2"/>
        </w:rPr>
        <w:t xml:space="preserve"> </w:t>
      </w:r>
      <w:r>
        <w:rPr>
          <w:color w:val="212121"/>
        </w:rPr>
        <w:t>to</w:t>
      </w:r>
      <w:r>
        <w:rPr>
          <w:color w:val="212121"/>
          <w:spacing w:val="-4"/>
        </w:rPr>
        <w:t xml:space="preserve"> </w:t>
      </w:r>
      <w:r>
        <w:rPr>
          <w:color w:val="212121"/>
        </w:rPr>
        <w:t>identify</w:t>
      </w:r>
      <w:r>
        <w:rPr>
          <w:color w:val="212121"/>
          <w:spacing w:val="-3"/>
        </w:rPr>
        <w:t xml:space="preserve"> </w:t>
      </w:r>
      <w:r>
        <w:rPr>
          <w:color w:val="212121"/>
        </w:rPr>
        <w:t>schools</w:t>
      </w:r>
      <w:r>
        <w:rPr>
          <w:color w:val="212121"/>
          <w:spacing w:val="-4"/>
        </w:rPr>
        <w:t xml:space="preserve"> </w:t>
      </w:r>
      <w:r>
        <w:rPr>
          <w:color w:val="212121"/>
        </w:rPr>
        <w:t>where</w:t>
      </w:r>
      <w:r>
        <w:rPr>
          <w:color w:val="212121"/>
          <w:spacing w:val="-3"/>
        </w:rPr>
        <w:t xml:space="preserve"> </w:t>
      </w:r>
      <w:r>
        <w:rPr>
          <w:color w:val="212121"/>
        </w:rPr>
        <w:t>AMLR03</w:t>
      </w:r>
      <w:r>
        <w:rPr>
          <w:color w:val="212121"/>
          <w:spacing w:val="-3"/>
        </w:rPr>
        <w:t xml:space="preserve"> </w:t>
      </w:r>
      <w:r>
        <w:rPr>
          <w:color w:val="212121"/>
        </w:rPr>
        <w:t>identified</w:t>
      </w:r>
      <w:r>
        <w:rPr>
          <w:color w:val="212121"/>
          <w:spacing w:val="-3"/>
        </w:rPr>
        <w:t xml:space="preserve"> </w:t>
      </w:r>
      <w:r>
        <w:rPr>
          <w:color w:val="212121"/>
        </w:rPr>
        <w:t>2227</w:t>
      </w:r>
      <w:r>
        <w:rPr>
          <w:color w:val="212121"/>
          <w:spacing w:val="-3"/>
        </w:rPr>
        <w:t xml:space="preserve"> </w:t>
      </w:r>
      <w:r>
        <w:rPr>
          <w:color w:val="212121"/>
        </w:rPr>
        <w:t>and AMLR04 identified 936, less than half.</w:t>
      </w:r>
    </w:p>
    <w:p>
      <w:pPr>
        <w:pStyle w:val="Normal"/>
        <w:spacing w:lineRule="auto" w:line="480"/>
        <w:rPr/>
      </w:pPr>
      <w:r>
        <w:rPr>
          <w:color w:val="212121"/>
        </w:rPr>
        <w:t>The discrepancy in the number of schools was not expected, and further investigation of the statistical properties of the distribution of krill was conducted to understand this difference. Histograms of log10 ABC showed that the patterns of biomass density distribution were similar between the two gliders (Figure 5A), as might be expected given that one glider was following the other over the whole survey and were only a week apart at the end of the survey. Empirical cumulative</w:t>
      </w:r>
      <w:r>
        <w:rPr>
          <w:color w:val="212121"/>
          <w:spacing w:val="-3"/>
        </w:rPr>
        <w:t xml:space="preserve"> </w:t>
      </w:r>
      <w:r>
        <w:rPr>
          <w:color w:val="212121"/>
        </w:rPr>
        <w:t>distribution</w:t>
      </w:r>
      <w:r>
        <w:rPr>
          <w:color w:val="212121"/>
          <w:spacing w:val="-4"/>
        </w:rPr>
        <w:t xml:space="preserve"> </w:t>
      </w:r>
      <w:r>
        <w:rPr>
          <w:color w:val="212121"/>
        </w:rPr>
        <w:t>plots</w:t>
      </w:r>
      <w:r>
        <w:rPr>
          <w:color w:val="212121"/>
          <w:spacing w:val="-4"/>
        </w:rPr>
        <w:t xml:space="preserve"> </w:t>
      </w:r>
      <w:r>
        <w:rPr>
          <w:color w:val="212121"/>
        </w:rPr>
        <w:t>also</w:t>
      </w:r>
      <w:r>
        <w:rPr>
          <w:color w:val="212121"/>
          <w:spacing w:val="-3"/>
        </w:rPr>
        <w:t xml:space="preserve"> </w:t>
      </w:r>
      <w:r>
        <w:rPr>
          <w:color w:val="212121"/>
        </w:rPr>
        <w:t>(Figure</w:t>
      </w:r>
      <w:r>
        <w:rPr>
          <w:color w:val="212121"/>
          <w:spacing w:val="-3"/>
        </w:rPr>
        <w:t xml:space="preserve"> </w:t>
      </w:r>
      <w:r>
        <w:rPr>
          <w:color w:val="212121"/>
        </w:rPr>
        <w:t>5B)</w:t>
      </w:r>
      <w:r>
        <w:rPr>
          <w:color w:val="212121"/>
          <w:spacing w:val="-4"/>
        </w:rPr>
        <w:t xml:space="preserve"> </w:t>
      </w:r>
      <w:r>
        <w:rPr>
          <w:color w:val="212121"/>
        </w:rPr>
        <w:t>demonstrated</w:t>
      </w:r>
      <w:r>
        <w:rPr>
          <w:color w:val="212121"/>
          <w:spacing w:val="-3"/>
        </w:rPr>
        <w:t xml:space="preserve"> </w:t>
      </w:r>
      <w:r>
        <w:rPr>
          <w:color w:val="212121"/>
        </w:rPr>
        <w:t>that</w:t>
      </w:r>
      <w:r>
        <w:rPr>
          <w:color w:val="212121"/>
          <w:spacing w:val="-3"/>
        </w:rPr>
        <w:t xml:space="preserve"> </w:t>
      </w:r>
      <w:r>
        <w:rPr>
          <w:color w:val="212121"/>
        </w:rPr>
        <w:t>the</w:t>
      </w:r>
      <w:r>
        <w:rPr>
          <w:color w:val="212121"/>
          <w:spacing w:val="-3"/>
        </w:rPr>
        <w:t xml:space="preserve"> </w:t>
      </w:r>
      <w:r>
        <w:rPr>
          <w:color w:val="212121"/>
        </w:rPr>
        <w:t>shapes</w:t>
      </w:r>
      <w:r>
        <w:rPr>
          <w:color w:val="212121"/>
          <w:spacing w:val="-5"/>
        </w:rPr>
        <w:t xml:space="preserve"> </w:t>
      </w:r>
      <w:r>
        <w:rPr>
          <w:color w:val="212121"/>
        </w:rPr>
        <w:t>of</w:t>
      </w:r>
      <w:r>
        <w:rPr>
          <w:color w:val="212121"/>
          <w:spacing w:val="-3"/>
        </w:rPr>
        <w:t xml:space="preserve"> </w:t>
      </w:r>
      <w:r>
        <w:rPr>
          <w:color w:val="212121"/>
        </w:rPr>
        <w:t>the</w:t>
      </w:r>
      <w:r>
        <w:rPr>
          <w:color w:val="212121"/>
          <w:spacing w:val="-3"/>
        </w:rPr>
        <w:t xml:space="preserve"> </w:t>
      </w:r>
      <w:r>
        <w:rPr>
          <w:color w:val="212121"/>
        </w:rPr>
        <w:t>distributions</w:t>
      </w:r>
      <w:r>
        <w:rPr>
          <w:color w:val="212121"/>
          <w:spacing w:val="-1"/>
        </w:rPr>
        <w:t xml:space="preserve"> </w:t>
      </w:r>
      <w:r>
        <w:rPr>
          <w:color w:val="212121"/>
        </w:rPr>
        <w:t>were also similar, but had an offset. Given the difference in the number of schools observed, and the similarity in shapes of the empirical distributions, this suggests that there is a calibration offset between the two gliders, and that another calibration might be necessary.</w:t>
      </w:r>
    </w:p>
    <w:p>
      <w:pPr>
        <w:pStyle w:val="Normal"/>
        <w:spacing w:lineRule="auto" w:line="480"/>
        <w:rPr>
          <w:color w:val="212121"/>
        </w:rPr>
      </w:pPr>
      <w:r>
        <w:rPr>
          <w:color w:val="212121"/>
        </w:rPr>
      </w:r>
    </w:p>
    <w:p>
      <w:pPr>
        <w:pStyle w:val="Normal"/>
        <w:spacing w:lineRule="auto" w:line="480"/>
        <w:rPr>
          <w:color w:val="212121"/>
        </w:rPr>
      </w:pPr>
      <w:r>
        <w:rPr>
          <w:color w:val="212121"/>
        </w:rPr>
      </w:r>
    </w:p>
    <w:p>
      <w:pPr>
        <w:pStyle w:val="Normal"/>
        <w:spacing w:lineRule="auto" w:line="480"/>
        <w:rPr>
          <w:i/>
          <w:i/>
          <w:sz w:val="24"/>
        </w:rPr>
      </w:pPr>
      <w:r>
        <w:rPr>
          <w:i/>
          <w:sz w:val="24"/>
        </w:rPr>
      </w:r>
    </w:p>
    <w:p>
      <w:pPr>
        <w:pStyle w:val="Normal"/>
        <w:spacing w:lineRule="auto" w:line="480"/>
        <w:rPr>
          <w:i/>
          <w:i/>
          <w:sz w:val="24"/>
        </w:rPr>
      </w:pPr>
      <w:r>
        <w:rPr>
          <w:i/>
          <w:sz w:val="24"/>
        </w:rPr>
        <w:t>Spatial</w:t>
      </w:r>
      <w:r>
        <w:rPr>
          <w:i/>
          <w:spacing w:val="-5"/>
          <w:sz w:val="24"/>
        </w:rPr>
        <w:t xml:space="preserve"> </w:t>
      </w:r>
      <w:r>
        <w:rPr>
          <w:i/>
          <w:sz w:val="24"/>
        </w:rPr>
        <w:t>gridding</w:t>
      </w:r>
      <w:r>
        <w:rPr>
          <w:i/>
          <w:spacing w:val="-4"/>
          <w:sz w:val="24"/>
        </w:rPr>
        <w:t xml:space="preserve"> </w:t>
      </w:r>
      <w:r>
        <w:rPr>
          <w:i/>
          <w:sz w:val="24"/>
        </w:rPr>
        <w:t>and</w:t>
      </w:r>
      <w:r>
        <w:rPr>
          <w:i/>
          <w:spacing w:val="-4"/>
          <w:sz w:val="24"/>
        </w:rPr>
        <w:t xml:space="preserve"> </w:t>
      </w:r>
      <w:r>
        <w:rPr>
          <w:i/>
          <w:spacing w:val="-2"/>
          <w:sz w:val="24"/>
        </w:rPr>
        <w:t>bootstrapping</w:t>
      </w:r>
    </w:p>
    <w:p>
      <w:pPr>
        <w:pStyle w:val="Normal"/>
        <w:spacing w:lineRule="auto" w:line="480"/>
        <w:rPr/>
      </w:pPr>
      <w:r>
        <w:rPr/>
        <w:t>The current method we employ, when using gliders, to calculate the biomass density, and estimate the total biomass of the survey area, does not consider the relative over sampling that can occur as the</w:t>
      </w:r>
      <w:r>
        <w:rPr>
          <w:spacing w:val="-2"/>
        </w:rPr>
        <w:t xml:space="preserve"> </w:t>
      </w:r>
      <w:r>
        <w:rPr/>
        <w:t>gliders</w:t>
      </w:r>
      <w:r>
        <w:rPr>
          <w:spacing w:val="-4"/>
        </w:rPr>
        <w:t xml:space="preserve"> </w:t>
      </w:r>
      <w:r>
        <w:rPr/>
        <w:t>move</w:t>
      </w:r>
      <w:r>
        <w:rPr>
          <w:spacing w:val="-2"/>
        </w:rPr>
        <w:t xml:space="preserve"> </w:t>
      </w:r>
      <w:r>
        <w:rPr/>
        <w:t>though</w:t>
      </w:r>
      <w:r>
        <w:rPr>
          <w:spacing w:val="-3"/>
        </w:rPr>
        <w:t xml:space="preserve"> </w:t>
      </w:r>
      <w:r>
        <w:rPr/>
        <w:t>areas</w:t>
      </w:r>
      <w:r>
        <w:rPr>
          <w:spacing w:val="-4"/>
        </w:rPr>
        <w:t xml:space="preserve"> </w:t>
      </w:r>
      <w:r>
        <w:rPr/>
        <w:t>with</w:t>
      </w:r>
      <w:r>
        <w:rPr>
          <w:spacing w:val="-3"/>
        </w:rPr>
        <w:t xml:space="preserve"> </w:t>
      </w:r>
      <w:r>
        <w:rPr/>
        <w:t>large</w:t>
      </w:r>
      <w:r>
        <w:rPr>
          <w:spacing w:val="-2"/>
        </w:rPr>
        <w:t xml:space="preserve"> </w:t>
      </w:r>
      <w:r>
        <w:rPr/>
        <w:t>tidal</w:t>
      </w:r>
      <w:r>
        <w:rPr>
          <w:spacing w:val="-2"/>
        </w:rPr>
        <w:t xml:space="preserve"> </w:t>
      </w:r>
      <w:r>
        <w:rPr/>
        <w:t>movements</w:t>
      </w:r>
      <w:r>
        <w:rPr>
          <w:spacing w:val="-4"/>
        </w:rPr>
        <w:t xml:space="preserve"> </w:t>
      </w:r>
      <w:r>
        <w:rPr/>
        <w:t>or</w:t>
      </w:r>
      <w:r>
        <w:rPr>
          <w:spacing w:val="-3"/>
        </w:rPr>
        <w:t xml:space="preserve"> </w:t>
      </w:r>
      <w:r>
        <w:rPr/>
        <w:t>areas</w:t>
      </w:r>
      <w:r>
        <w:rPr>
          <w:spacing w:val="-4"/>
        </w:rPr>
        <w:t xml:space="preserve"> </w:t>
      </w:r>
      <w:r>
        <w:rPr/>
        <w:t>of</w:t>
      </w:r>
      <w:r>
        <w:rPr>
          <w:spacing w:val="-3"/>
        </w:rPr>
        <w:t xml:space="preserve"> </w:t>
      </w:r>
      <w:r>
        <w:rPr/>
        <w:t>considerable</w:t>
      </w:r>
      <w:r>
        <w:rPr>
          <w:spacing w:val="-1"/>
        </w:rPr>
        <w:t xml:space="preserve"> </w:t>
      </w:r>
      <w:r>
        <w:rPr/>
        <w:t>shear.</w:t>
      </w:r>
      <w:r>
        <w:rPr>
          <w:spacing w:val="-2"/>
        </w:rPr>
        <w:t xml:space="preserve"> </w:t>
      </w:r>
      <w:r>
        <w:rPr/>
        <w:t>These</w:t>
      </w:r>
      <w:r>
        <w:rPr>
          <w:spacing w:val="-2"/>
        </w:rPr>
        <w:t xml:space="preserve"> </w:t>
      </w:r>
      <w:r>
        <w:rPr/>
        <w:t>areas then get oversampled relative to the goal of getting a representative sample of biomass density, and attempting to</w:t>
      </w:r>
      <w:r>
        <w:rPr>
          <w:spacing w:val="-1"/>
        </w:rPr>
        <w:t xml:space="preserve"> </w:t>
      </w:r>
      <w:r>
        <w:rPr/>
        <w:t>keep</w:t>
      </w:r>
      <w:r>
        <w:rPr>
          <w:spacing w:val="-1"/>
        </w:rPr>
        <w:t xml:space="preserve"> </w:t>
      </w:r>
      <w:r>
        <w:rPr/>
        <w:t>the transects</w:t>
      </w:r>
      <w:r>
        <w:rPr>
          <w:spacing w:val="-2"/>
        </w:rPr>
        <w:t xml:space="preserve"> </w:t>
      </w:r>
      <w:r>
        <w:rPr/>
        <w:t>as</w:t>
      </w:r>
      <w:r>
        <w:rPr>
          <w:spacing w:val="-2"/>
        </w:rPr>
        <w:t xml:space="preserve"> </w:t>
      </w:r>
      <w:r>
        <w:rPr/>
        <w:t>linear</w:t>
      </w:r>
      <w:r>
        <w:rPr>
          <w:spacing w:val="-1"/>
        </w:rPr>
        <w:t xml:space="preserve"> </w:t>
      </w:r>
      <w:r>
        <w:rPr/>
        <w:t>as</w:t>
      </w:r>
      <w:r>
        <w:rPr>
          <w:spacing w:val="-1"/>
        </w:rPr>
        <w:t xml:space="preserve"> </w:t>
      </w:r>
      <w:r>
        <w:rPr/>
        <w:t>possible. Thus, we have not presented error</w:t>
      </w:r>
      <w:r>
        <w:rPr>
          <w:spacing w:val="-2"/>
        </w:rPr>
        <w:t xml:space="preserve"> </w:t>
      </w:r>
      <w:r>
        <w:rPr/>
        <w:t>estimates</w:t>
      </w:r>
      <w:r>
        <w:rPr>
          <w:spacing w:val="-1"/>
        </w:rPr>
        <w:t xml:space="preserve"> </w:t>
      </w:r>
      <w:r>
        <w:rPr/>
        <w:t>or the biomass densities in the past (Reiss et al, 2021). To address this issue, we employed a two-fold strategy to</w:t>
      </w:r>
      <w:r>
        <w:rPr>
          <w:spacing w:val="-1"/>
        </w:rPr>
        <w:t xml:space="preserve"> </w:t>
      </w:r>
      <w:r>
        <w:rPr/>
        <w:t>try and address</w:t>
      </w:r>
      <w:r>
        <w:rPr>
          <w:spacing w:val="-2"/>
        </w:rPr>
        <w:t xml:space="preserve"> </w:t>
      </w:r>
      <w:r>
        <w:rPr/>
        <w:t>this</w:t>
      </w:r>
      <w:r>
        <w:rPr>
          <w:spacing w:val="-2"/>
        </w:rPr>
        <w:t xml:space="preserve"> </w:t>
      </w:r>
      <w:r>
        <w:rPr/>
        <w:t>over</w:t>
      </w:r>
      <w:r>
        <w:rPr>
          <w:spacing w:val="-1"/>
        </w:rPr>
        <w:t xml:space="preserve"> </w:t>
      </w:r>
      <w:r>
        <w:rPr/>
        <w:t>sampling. We developed</w:t>
      </w:r>
      <w:r>
        <w:rPr>
          <w:spacing w:val="-2"/>
        </w:rPr>
        <w:t xml:space="preserve"> </w:t>
      </w:r>
      <w:r>
        <w:rPr/>
        <w:t>a grid (Figure 2)</w:t>
      </w:r>
      <w:r>
        <w:rPr>
          <w:spacing w:val="-1"/>
        </w:rPr>
        <w:t xml:space="preserve"> </w:t>
      </w:r>
      <w:r>
        <w:rPr/>
        <w:t>across</w:t>
      </w:r>
      <w:r>
        <w:rPr>
          <w:spacing w:val="-2"/>
        </w:rPr>
        <w:t xml:space="preserve"> </w:t>
      </w:r>
      <w:r>
        <w:rPr/>
        <w:t>the entirety of the peninsula region that is fine enough (0.2° longitude by 0.1° latitude) representing about 100 km2 per grid cell. We than allocated the glider dives to these cells and averaged all data within a grid. This reduced the number of data points of each glider by more than half from 321 (AMLR03) and 323 (AMLR04) profiles</w:t>
      </w:r>
      <w:r>
        <w:rPr>
          <w:spacing w:val="-4"/>
        </w:rPr>
        <w:t xml:space="preserve"> </w:t>
      </w:r>
      <w:r>
        <w:rPr/>
        <w:t>in</w:t>
      </w:r>
      <w:r>
        <w:rPr>
          <w:spacing w:val="-3"/>
        </w:rPr>
        <w:t xml:space="preserve"> </w:t>
      </w:r>
      <w:r>
        <w:rPr/>
        <w:t>the</w:t>
      </w:r>
      <w:r>
        <w:rPr>
          <w:spacing w:val="-2"/>
        </w:rPr>
        <w:t xml:space="preserve"> </w:t>
      </w:r>
      <w:r>
        <w:rPr/>
        <w:t>un-gridded</w:t>
      </w:r>
      <w:r>
        <w:rPr>
          <w:spacing w:val="-2"/>
        </w:rPr>
        <w:t xml:space="preserve"> </w:t>
      </w:r>
      <w:r>
        <w:rPr/>
        <w:t>data</w:t>
      </w:r>
      <w:r>
        <w:rPr>
          <w:spacing w:val="-3"/>
        </w:rPr>
        <w:t xml:space="preserve"> </w:t>
      </w:r>
      <w:r>
        <w:rPr/>
        <w:t>to</w:t>
      </w:r>
      <w:r>
        <w:rPr>
          <w:spacing w:val="-2"/>
        </w:rPr>
        <w:t xml:space="preserve"> </w:t>
      </w:r>
      <w:r>
        <w:rPr/>
        <w:t>115</w:t>
      </w:r>
      <w:r>
        <w:rPr>
          <w:spacing w:val="-2"/>
        </w:rPr>
        <w:t xml:space="preserve"> </w:t>
      </w:r>
      <w:r>
        <w:rPr/>
        <w:t>(AMLR03)</w:t>
      </w:r>
      <w:r>
        <w:rPr>
          <w:spacing w:val="-2"/>
        </w:rPr>
        <w:t xml:space="preserve"> </w:t>
      </w:r>
      <w:r>
        <w:rPr/>
        <w:t>and</w:t>
      </w:r>
      <w:r>
        <w:rPr>
          <w:spacing w:val="-2"/>
        </w:rPr>
        <w:t xml:space="preserve"> </w:t>
      </w:r>
      <w:r>
        <w:rPr/>
        <w:t>117</w:t>
      </w:r>
      <w:r>
        <w:rPr>
          <w:spacing w:val="-2"/>
        </w:rPr>
        <w:t xml:space="preserve"> </w:t>
      </w:r>
      <w:r>
        <w:rPr/>
        <w:t>(AMLR04)</w:t>
      </w:r>
      <w:r>
        <w:rPr>
          <w:spacing w:val="-1"/>
        </w:rPr>
        <w:t xml:space="preserve"> </w:t>
      </w:r>
      <w:r>
        <w:rPr/>
        <w:t>in</w:t>
      </w:r>
      <w:r>
        <w:rPr>
          <w:spacing w:val="-3"/>
        </w:rPr>
        <w:t xml:space="preserve"> </w:t>
      </w:r>
      <w:r>
        <w:rPr/>
        <w:t>the</w:t>
      </w:r>
      <w:r>
        <w:rPr>
          <w:spacing w:val="-2"/>
        </w:rPr>
        <w:t xml:space="preserve"> </w:t>
      </w:r>
      <w:r>
        <w:rPr/>
        <w:t>gridded</w:t>
      </w:r>
      <w:r>
        <w:rPr>
          <w:spacing w:val="-2"/>
        </w:rPr>
        <w:t xml:space="preserve"> </w:t>
      </w:r>
      <w:r>
        <w:rPr/>
        <w:t>data.</w:t>
      </w:r>
      <w:r>
        <w:rPr>
          <w:spacing w:val="-3"/>
        </w:rPr>
        <w:t xml:space="preserve"> </w:t>
      </w:r>
      <w:r>
        <w:rPr/>
        <w:t>Each</w:t>
      </w:r>
      <w:r>
        <w:rPr>
          <w:spacing w:val="-3"/>
        </w:rPr>
        <w:t xml:space="preserve"> </w:t>
      </w:r>
      <w:r>
        <w:rPr/>
        <w:t>grid cell with data resulted in grid cells had from 1 to 9 profiles in a cell with an average of 2.7 profiles per grid cell or AMLR04 while AMLR03 had 1 to 13 profiles per grid cell with just three grid cells having more than 10 profiles in them.</w:t>
      </w:r>
    </w:p>
    <w:p>
      <w:pPr>
        <w:pStyle w:val="Normal"/>
        <w:spacing w:lineRule="auto" w:line="480"/>
        <w:rPr/>
      </w:pPr>
      <w:r>
        <w:rPr/>
      </w:r>
    </w:p>
    <w:p>
      <w:pPr>
        <w:pStyle w:val="Normal"/>
        <w:spacing w:lineRule="auto" w:line="480"/>
        <w:rPr/>
      </w:pPr>
      <w:r>
        <w:rPr/>
        <w:t>After generating this gridded data set, we accounted for any grid to grid autocorrelation by bootstrapping</w:t>
      </w:r>
      <w:r>
        <w:rPr>
          <w:spacing w:val="-1"/>
        </w:rPr>
        <w:t xml:space="preserve"> </w:t>
      </w:r>
      <w:r>
        <w:rPr/>
        <w:t>to</w:t>
      </w:r>
      <w:r>
        <w:rPr>
          <w:spacing w:val="-2"/>
        </w:rPr>
        <w:t xml:space="preserve"> </w:t>
      </w:r>
      <w:r>
        <w:rPr/>
        <w:t>1000</w:t>
      </w:r>
      <w:r>
        <w:rPr>
          <w:spacing w:val="-1"/>
        </w:rPr>
        <w:t xml:space="preserve"> </w:t>
      </w:r>
      <w:r>
        <w:rPr/>
        <w:t>estimates</w:t>
      </w:r>
      <w:r>
        <w:rPr>
          <w:spacing w:val="-3"/>
        </w:rPr>
        <w:t xml:space="preserve"> </w:t>
      </w:r>
      <w:r>
        <w:rPr/>
        <w:t>of</w:t>
      </w:r>
      <w:r>
        <w:rPr>
          <w:spacing w:val="-1"/>
        </w:rPr>
        <w:t xml:space="preserve"> </w:t>
      </w:r>
      <w:r>
        <w:rPr/>
        <w:t>the</w:t>
      </w:r>
      <w:r>
        <w:rPr>
          <w:spacing w:val="-1"/>
        </w:rPr>
        <w:t xml:space="preserve"> </w:t>
      </w:r>
      <w:r>
        <w:rPr/>
        <w:t>mean</w:t>
      </w:r>
      <w:r>
        <w:rPr>
          <w:spacing w:val="-2"/>
        </w:rPr>
        <w:t xml:space="preserve"> </w:t>
      </w:r>
      <w:r>
        <w:rPr/>
        <w:t>biomass</w:t>
      </w:r>
      <w:r>
        <w:rPr>
          <w:spacing w:val="-3"/>
        </w:rPr>
        <w:t xml:space="preserve"> </w:t>
      </w:r>
      <w:r>
        <w:rPr/>
        <w:t>density,</w:t>
      </w:r>
      <w:r>
        <w:rPr>
          <w:spacing w:val="-1"/>
        </w:rPr>
        <w:t xml:space="preserve"> </w:t>
      </w:r>
      <w:r>
        <w:rPr/>
        <w:t>and</w:t>
      </w:r>
      <w:r>
        <w:rPr>
          <w:spacing w:val="-1"/>
        </w:rPr>
        <w:t xml:space="preserve"> </w:t>
      </w:r>
      <w:r>
        <w:rPr/>
        <w:t>then</w:t>
      </w:r>
      <w:r>
        <w:rPr>
          <w:spacing w:val="-1"/>
        </w:rPr>
        <w:t xml:space="preserve"> </w:t>
      </w:r>
      <w:r>
        <w:rPr/>
        <w:t>calculating</w:t>
      </w:r>
      <w:r>
        <w:rPr>
          <w:spacing w:val="-1"/>
        </w:rPr>
        <w:t xml:space="preserve"> </w:t>
      </w:r>
      <w:r>
        <w:rPr/>
        <w:t>a</w:t>
      </w:r>
      <w:r>
        <w:rPr>
          <w:spacing w:val="-1"/>
        </w:rPr>
        <w:t xml:space="preserve"> </w:t>
      </w:r>
      <w:r>
        <w:rPr/>
        <w:t>grand</w:t>
      </w:r>
      <w:r>
        <w:rPr>
          <w:spacing w:val="-1"/>
        </w:rPr>
        <w:t xml:space="preserve"> </w:t>
      </w:r>
      <w:r>
        <w:rPr/>
        <w:t>mean</w:t>
      </w:r>
      <w:r>
        <w:rPr>
          <w:spacing w:val="-2"/>
        </w:rPr>
        <w:t xml:space="preserve"> </w:t>
      </w:r>
      <w:r>
        <w:rPr/>
        <w:t>of those 1000 estimates. We used a bootstrapping method to calculate 95% confidence limits around each of the means. Estimates of bootstrapped mean biomass density of each glider was similar to that using the full data set (Table 5).</w:t>
      </w:r>
      <w:r>
        <w:rPr>
          <w:spacing w:val="40"/>
        </w:rPr>
        <w:t xml:space="preserve"> </w:t>
      </w:r>
      <w:r>
        <w:rPr/>
        <w:t>For example, using the full echo energy data set the mean biomass</w:t>
      </w:r>
      <w:r>
        <w:rPr>
          <w:spacing w:val="-4"/>
        </w:rPr>
        <w:t xml:space="preserve"> </w:t>
      </w:r>
      <w:r>
        <w:rPr/>
        <w:t>of</w:t>
      </w:r>
      <w:r>
        <w:rPr>
          <w:spacing w:val="-3"/>
        </w:rPr>
        <w:t xml:space="preserve"> </w:t>
      </w:r>
      <w:r>
        <w:rPr/>
        <w:t>krill</w:t>
      </w:r>
      <w:r>
        <w:rPr>
          <w:spacing w:val="-2"/>
        </w:rPr>
        <w:t xml:space="preserve"> </w:t>
      </w:r>
      <w:r>
        <w:rPr/>
        <w:t>at</w:t>
      </w:r>
      <w:r>
        <w:rPr>
          <w:spacing w:val="-2"/>
        </w:rPr>
        <w:t xml:space="preserve"> </w:t>
      </w:r>
      <w:r>
        <w:rPr/>
        <w:t>120</w:t>
      </w:r>
      <w:r>
        <w:rPr>
          <w:spacing w:val="-2"/>
        </w:rPr>
        <w:t xml:space="preserve"> </w:t>
      </w:r>
      <w:r>
        <w:rPr/>
        <w:t>kHz</w:t>
      </w:r>
      <w:r>
        <w:rPr>
          <w:spacing w:val="-3"/>
        </w:rPr>
        <w:t xml:space="preserve"> </w:t>
      </w:r>
      <w:r>
        <w:rPr/>
        <w:t>the</w:t>
      </w:r>
      <w:r>
        <w:rPr>
          <w:spacing w:val="-2"/>
        </w:rPr>
        <w:t xml:space="preserve"> </w:t>
      </w:r>
      <w:r>
        <w:rPr/>
        <w:t>biomass</w:t>
      </w:r>
      <w:r>
        <w:rPr>
          <w:spacing w:val="-4"/>
        </w:rPr>
        <w:t xml:space="preserve"> </w:t>
      </w:r>
      <w:r>
        <w:rPr/>
        <w:t>density</w:t>
      </w:r>
      <w:r>
        <w:rPr>
          <w:spacing w:val="-2"/>
        </w:rPr>
        <w:t xml:space="preserve"> </w:t>
      </w:r>
      <w:r>
        <w:rPr/>
        <w:t>was</w:t>
      </w:r>
      <w:r>
        <w:rPr>
          <w:spacing w:val="-4"/>
        </w:rPr>
        <w:t xml:space="preserve"> </w:t>
      </w:r>
      <w:r>
        <w:rPr/>
        <w:t>within</w:t>
      </w:r>
      <w:r>
        <w:rPr>
          <w:spacing w:val="-1"/>
        </w:rPr>
        <w:t xml:space="preserve"> </w:t>
      </w:r>
      <w:r>
        <w:rPr/>
        <w:t>7</w:t>
      </w:r>
      <w:r>
        <w:rPr>
          <w:spacing w:val="-2"/>
        </w:rPr>
        <w:t xml:space="preserve"> </w:t>
      </w:r>
      <w:r>
        <w:rPr/>
        <w:t>percent</w:t>
      </w:r>
      <w:r>
        <w:rPr>
          <w:spacing w:val="-2"/>
        </w:rPr>
        <w:t xml:space="preserve"> </w:t>
      </w:r>
      <w:r>
        <w:rPr/>
        <w:t>of</w:t>
      </w:r>
      <w:r>
        <w:rPr>
          <w:spacing w:val="-3"/>
        </w:rPr>
        <w:t xml:space="preserve"> </w:t>
      </w:r>
      <w:r>
        <w:rPr/>
        <w:t>the</w:t>
      </w:r>
      <w:r>
        <w:rPr>
          <w:spacing w:val="-2"/>
        </w:rPr>
        <w:t xml:space="preserve"> </w:t>
      </w:r>
      <w:r>
        <w:rPr/>
        <w:t>gridded</w:t>
      </w:r>
      <w:r>
        <w:rPr>
          <w:spacing w:val="-2"/>
        </w:rPr>
        <w:t xml:space="preserve"> </w:t>
      </w:r>
      <w:r>
        <w:rPr/>
        <w:t>means</w:t>
      </w:r>
      <w:r>
        <w:rPr>
          <w:spacing w:val="-4"/>
        </w:rPr>
        <w:t xml:space="preserve"> </w:t>
      </w:r>
      <w:r>
        <w:rPr/>
        <w:t>for</w:t>
      </w:r>
      <w:r>
        <w:rPr>
          <w:spacing w:val="-3"/>
        </w:rPr>
        <w:t xml:space="preserve"> </w:t>
      </w:r>
      <w:r>
        <w:rPr/>
        <w:t xml:space="preserve">both AMLR03 and AMLR04. </w:t>
      </w:r>
    </w:p>
    <w:p>
      <w:pPr>
        <w:pStyle w:val="Normal"/>
        <w:spacing w:lineRule="auto" w:line="480"/>
        <w:rPr/>
      </w:pPr>
      <w:r>
        <w:rPr/>
        <w:t xml:space="preserve">This approach, and other geospatial modeling approaches have been used in a number of studies, including in the antarctic. </w:t>
      </w:r>
    </w:p>
    <w:p>
      <w:pPr>
        <w:pStyle w:val="Normal"/>
        <w:spacing w:lineRule="auto" w:line="480"/>
        <w:rPr>
          <w:i/>
          <w:i/>
          <w:sz w:val="24"/>
        </w:rPr>
      </w:pPr>
      <w:r>
        <w:rPr>
          <w:i/>
          <w:sz w:val="24"/>
        </w:rPr>
      </w:r>
    </w:p>
    <w:p>
      <w:pPr>
        <w:pStyle w:val="Normal"/>
        <w:spacing w:lineRule="auto" w:line="480"/>
        <w:rPr>
          <w:i/>
          <w:i/>
          <w:sz w:val="24"/>
        </w:rPr>
      </w:pPr>
      <w:r>
        <w:rPr>
          <w:i/>
          <w:sz w:val="24"/>
        </w:rPr>
        <w:t>Total</w:t>
      </w:r>
      <w:r>
        <w:rPr>
          <w:i/>
          <w:spacing w:val="-3"/>
          <w:sz w:val="24"/>
        </w:rPr>
        <w:t xml:space="preserve"> </w:t>
      </w:r>
      <w:r>
        <w:rPr>
          <w:i/>
          <w:sz w:val="24"/>
        </w:rPr>
        <w:t>biomass</w:t>
      </w:r>
      <w:r>
        <w:rPr>
          <w:i/>
          <w:spacing w:val="-2"/>
          <w:sz w:val="24"/>
        </w:rPr>
        <w:t xml:space="preserve"> estimates</w:t>
      </w:r>
    </w:p>
    <w:p>
      <w:pPr>
        <w:pStyle w:val="Normal"/>
        <w:spacing w:lineRule="auto" w:line="480"/>
        <w:rPr/>
      </w:pPr>
      <w:r>
        <w:rPr/>
        <w:t xml:space="preserve">The various estimates of krill biomass in the Bransfield Strait are presented in Tables 3, 4, and 5. AMLR03 seemed to have the best calibration and so we focus on those estimates here. Calculated total biomass for the Bransfield Strait, ranged from 93.64 to 151.29 </w:t>
      </w:r>
      <w:r>
        <w:rPr>
          <w:color w:val="212121"/>
        </w:rPr>
        <w:t>g m</w:t>
      </w:r>
      <w:r>
        <w:rPr>
          <w:color w:val="212121"/>
          <w:vertAlign w:val="superscript"/>
        </w:rPr>
        <w:t>-2</w:t>
      </w:r>
      <w:r>
        <w:rPr>
          <w:color w:val="212121"/>
        </w:rPr>
        <w:t xml:space="preserve"> </w:t>
      </w:r>
      <w:r>
        <w:rPr/>
        <w:t>at 70 kHz and 120 kHz using</w:t>
      </w:r>
      <w:r>
        <w:rPr>
          <w:spacing w:val="-4"/>
        </w:rPr>
        <w:t xml:space="preserve"> </w:t>
      </w:r>
      <w:r>
        <w:rPr/>
        <w:t>the</w:t>
      </w:r>
      <w:r>
        <w:rPr>
          <w:spacing w:val="-3"/>
        </w:rPr>
        <w:t xml:space="preserve"> </w:t>
      </w:r>
      <w:r>
        <w:rPr/>
        <w:t>full</w:t>
      </w:r>
      <w:r>
        <w:rPr>
          <w:spacing w:val="-3"/>
        </w:rPr>
        <w:t xml:space="preserve"> </w:t>
      </w:r>
      <w:r>
        <w:rPr/>
        <w:t>echo</w:t>
      </w:r>
      <w:r>
        <w:rPr>
          <w:spacing w:val="-4"/>
        </w:rPr>
        <w:t xml:space="preserve"> </w:t>
      </w:r>
      <w:r>
        <w:rPr/>
        <w:t>energy</w:t>
      </w:r>
      <w:r>
        <w:rPr>
          <w:spacing w:val="-4"/>
        </w:rPr>
        <w:t xml:space="preserve"> </w:t>
      </w:r>
      <w:r>
        <w:rPr/>
        <w:t>integration</w:t>
      </w:r>
      <w:r>
        <w:rPr>
          <w:spacing w:val="-4"/>
        </w:rPr>
        <w:t xml:space="preserve"> </w:t>
      </w:r>
      <w:r>
        <w:rPr/>
        <w:t>approach,</w:t>
      </w:r>
      <w:r>
        <w:rPr>
          <w:spacing w:val="-3"/>
        </w:rPr>
        <w:t xml:space="preserve"> </w:t>
      </w:r>
      <w:r>
        <w:rPr/>
        <w:t>from</w:t>
      </w:r>
      <w:r>
        <w:rPr>
          <w:spacing w:val="-4"/>
        </w:rPr>
        <w:t xml:space="preserve"> </w:t>
      </w:r>
      <w:r>
        <w:rPr/>
        <w:t>83.48</w:t>
      </w:r>
      <w:r>
        <w:rPr>
          <w:spacing w:val="-3"/>
        </w:rPr>
        <w:t xml:space="preserve"> </w:t>
      </w:r>
      <w:r>
        <w:rPr/>
        <w:t>to</w:t>
      </w:r>
      <w:r>
        <w:rPr>
          <w:spacing w:val="-4"/>
        </w:rPr>
        <w:t xml:space="preserve"> </w:t>
      </w:r>
      <w:r>
        <w:rPr/>
        <w:t>137.53</w:t>
      </w:r>
      <w:r>
        <w:rPr>
          <w:spacing w:val="-3"/>
        </w:rPr>
        <w:t xml:space="preserve"> </w:t>
      </w:r>
      <w:r>
        <w:rPr>
          <w:color w:val="212121"/>
        </w:rPr>
        <w:t>g</w:t>
      </w:r>
      <w:r>
        <w:rPr>
          <w:color w:val="212121"/>
          <w:spacing w:val="-3"/>
        </w:rPr>
        <w:t xml:space="preserve"> </w:t>
      </w:r>
      <w:r>
        <w:rPr>
          <w:color w:val="212121"/>
        </w:rPr>
        <w:t>m</w:t>
      </w:r>
      <w:r>
        <w:rPr>
          <w:color w:val="212121"/>
          <w:vertAlign w:val="superscript"/>
        </w:rPr>
        <w:t>-2</w:t>
      </w:r>
      <w:r>
        <w:rPr>
          <w:color w:val="212121"/>
          <w:spacing w:val="-25"/>
        </w:rPr>
        <w:t xml:space="preserve"> </w:t>
      </w:r>
      <w:r>
        <w:rPr/>
        <w:t>at</w:t>
      </w:r>
      <w:r>
        <w:rPr>
          <w:spacing w:val="-6"/>
        </w:rPr>
        <w:t xml:space="preserve"> </w:t>
      </w:r>
      <w:r>
        <w:rPr/>
        <w:t>70</w:t>
      </w:r>
      <w:r>
        <w:rPr>
          <w:spacing w:val="-3"/>
        </w:rPr>
        <w:t xml:space="preserve"> </w:t>
      </w:r>
      <w:r>
        <w:rPr/>
        <w:t>kHz</w:t>
      </w:r>
      <w:r>
        <w:rPr>
          <w:spacing w:val="-4"/>
        </w:rPr>
        <w:t xml:space="preserve"> </w:t>
      </w:r>
      <w:r>
        <w:rPr/>
        <w:t>and</w:t>
      </w:r>
      <w:r>
        <w:rPr>
          <w:spacing w:val="-2"/>
        </w:rPr>
        <w:t xml:space="preserve"> </w:t>
      </w:r>
      <w:r>
        <w:rPr/>
        <w:t>120</w:t>
      </w:r>
      <w:r>
        <w:rPr>
          <w:spacing w:val="-3"/>
        </w:rPr>
        <w:t xml:space="preserve"> </w:t>
      </w:r>
      <w:r>
        <w:rPr/>
        <w:t xml:space="preserve">kHz using the schools approach, and from 101.77 to 161.95 </w:t>
      </w:r>
      <w:r>
        <w:rPr>
          <w:color w:val="212121"/>
        </w:rPr>
        <w:t>g m</w:t>
      </w:r>
      <w:r>
        <w:rPr>
          <w:color w:val="212121"/>
          <w:vertAlign w:val="superscript"/>
        </w:rPr>
        <w:t>-2</w:t>
      </w:r>
      <w:r>
        <w:rPr>
          <w:color w:val="212121"/>
          <w:spacing w:val="-21"/>
        </w:rPr>
        <w:t xml:space="preserve"> </w:t>
      </w:r>
      <w:r>
        <w:rPr/>
        <w:t>at 70 kHz and 120 kHz using the bootstrap</w:t>
      </w:r>
      <w:r>
        <w:rPr>
          <w:spacing w:val="-1"/>
        </w:rPr>
        <w:t xml:space="preserve"> </w:t>
      </w:r>
      <w:r>
        <w:rPr/>
        <w:t>approach. The difference between</w:t>
      </w:r>
      <w:r>
        <w:rPr>
          <w:spacing w:val="-1"/>
        </w:rPr>
        <w:t xml:space="preserve"> </w:t>
      </w:r>
      <w:r>
        <w:rPr/>
        <w:t>the two</w:t>
      </w:r>
      <w:r>
        <w:rPr>
          <w:spacing w:val="-1"/>
        </w:rPr>
        <w:t xml:space="preserve"> </w:t>
      </w:r>
      <w:r>
        <w:rPr/>
        <w:t>approaches is</w:t>
      </w:r>
      <w:r>
        <w:rPr>
          <w:spacing w:val="-2"/>
        </w:rPr>
        <w:t xml:space="preserve"> </w:t>
      </w:r>
      <w:r>
        <w:rPr/>
        <w:t>about 10 g m-2 (5 to</w:t>
      </w:r>
      <w:r>
        <w:rPr>
          <w:spacing w:val="-1"/>
        </w:rPr>
        <w:t xml:space="preserve"> </w:t>
      </w:r>
      <w:r>
        <w:rPr/>
        <w:t>10%) and suggests that most of the acoustic returns at these frequencies is krill like.</w:t>
      </w:r>
    </w:p>
    <w:p>
      <w:pPr>
        <w:pStyle w:val="Normal"/>
        <w:spacing w:lineRule="auto" w:line="480"/>
        <w:rPr>
          <w:spacing w:val="-2"/>
        </w:rPr>
      </w:pPr>
      <w:r>
        <w:rPr>
          <w:spacing w:val="-2"/>
        </w:rPr>
      </w:r>
    </w:p>
    <w:p>
      <w:pPr>
        <w:pStyle w:val="Normal"/>
        <w:spacing w:lineRule="auto" w:line="480"/>
        <w:rPr>
          <w:spacing w:val="-2"/>
        </w:rPr>
      </w:pPr>
      <w:r>
        <w:rPr>
          <w:spacing w:val="-2"/>
        </w:rPr>
      </w:r>
    </w:p>
    <w:p>
      <w:pPr>
        <w:pStyle w:val="Normal"/>
        <w:spacing w:lineRule="auto" w:line="480"/>
        <w:rPr/>
      </w:pPr>
      <w:r>
        <w:rPr>
          <w:b/>
          <w:bCs/>
          <w:spacing w:val="-2"/>
        </w:rPr>
        <w:t>Discussion</w:t>
      </w:r>
    </w:p>
    <w:p>
      <w:pPr>
        <w:pStyle w:val="Normal"/>
        <w:spacing w:lineRule="auto" w:line="480"/>
        <w:rPr/>
      </w:pPr>
      <w:r>
        <w:rPr/>
      </w:r>
    </w:p>
    <w:p>
      <w:pPr>
        <w:pStyle w:val="Normal"/>
        <w:spacing w:lineRule="auto" w:line="480"/>
        <w:rPr/>
      </w:pPr>
      <w:r>
        <w:rPr/>
        <w:t>We have previously demonstrated that underwater gliders are capable of producing defensible estimates of the biomass of Antarctic krill in Antarctic waters (Reiss et al. 2021). We have also shown</w:t>
      </w:r>
      <w:r>
        <w:rPr>
          <w:spacing w:val="-3"/>
        </w:rPr>
        <w:t xml:space="preserve"> </w:t>
      </w:r>
      <w:r>
        <w:rPr/>
        <w:t>using</w:t>
      </w:r>
      <w:r>
        <w:rPr>
          <w:spacing w:val="-2"/>
        </w:rPr>
        <w:t xml:space="preserve"> </w:t>
      </w:r>
      <w:r>
        <w:rPr/>
        <w:t>simulation</w:t>
      </w:r>
      <w:r>
        <w:rPr>
          <w:spacing w:val="-3"/>
        </w:rPr>
        <w:t xml:space="preserve"> </w:t>
      </w:r>
      <w:r>
        <w:rPr/>
        <w:t>that</w:t>
      </w:r>
      <w:r>
        <w:rPr>
          <w:spacing w:val="-2"/>
        </w:rPr>
        <w:t xml:space="preserve"> </w:t>
      </w:r>
      <w:r>
        <w:rPr/>
        <w:t>the</w:t>
      </w:r>
      <w:r>
        <w:rPr>
          <w:spacing w:val="-2"/>
        </w:rPr>
        <w:t xml:space="preserve"> </w:t>
      </w:r>
      <w:r>
        <w:rPr/>
        <w:t>sawtooth</w:t>
      </w:r>
      <w:r>
        <w:rPr>
          <w:spacing w:val="-3"/>
        </w:rPr>
        <w:t xml:space="preserve"> </w:t>
      </w:r>
      <w:r>
        <w:rPr/>
        <w:t>pattern</w:t>
      </w:r>
      <w:r>
        <w:rPr>
          <w:spacing w:val="-3"/>
        </w:rPr>
        <w:t xml:space="preserve"> </w:t>
      </w:r>
      <w:r>
        <w:rPr/>
        <w:t>of</w:t>
      </w:r>
      <w:r>
        <w:rPr>
          <w:spacing w:val="-3"/>
        </w:rPr>
        <w:t xml:space="preserve"> </w:t>
      </w:r>
      <w:r>
        <w:rPr/>
        <w:t>glider</w:t>
      </w:r>
      <w:r>
        <w:rPr>
          <w:spacing w:val="-3"/>
        </w:rPr>
        <w:t xml:space="preserve"> </w:t>
      </w:r>
      <w:r>
        <w:rPr/>
        <w:t>movement</w:t>
      </w:r>
      <w:r>
        <w:rPr>
          <w:spacing w:val="-2"/>
        </w:rPr>
        <w:t xml:space="preserve"> </w:t>
      </w:r>
      <w:r>
        <w:rPr/>
        <w:t>through</w:t>
      </w:r>
      <w:r>
        <w:rPr>
          <w:spacing w:val="-3"/>
        </w:rPr>
        <w:t xml:space="preserve"> </w:t>
      </w:r>
      <w:r>
        <w:rPr/>
        <w:t>the</w:t>
      </w:r>
      <w:r>
        <w:rPr>
          <w:spacing w:val="-2"/>
        </w:rPr>
        <w:t xml:space="preserve"> </w:t>
      </w:r>
      <w:r>
        <w:rPr/>
        <w:t>water</w:t>
      </w:r>
      <w:r>
        <w:rPr>
          <w:spacing w:val="-3"/>
        </w:rPr>
        <w:t xml:space="preserve"> </w:t>
      </w:r>
      <w:r>
        <w:rPr/>
        <w:t>column</w:t>
      </w:r>
      <w:r>
        <w:rPr>
          <w:spacing w:val="-3"/>
        </w:rPr>
        <w:t xml:space="preserve"> </w:t>
      </w:r>
      <w:r>
        <w:rPr/>
        <w:t>is robust, and provides similar estimates to ships (Kinzey et al. 2022). Here we have shown that the statistical distribution properties between two gliders flying the same survey pattern is also robust. Finally, we have</w:t>
      </w:r>
      <w:r>
        <w:rPr>
          <w:spacing w:val="-1"/>
        </w:rPr>
        <w:t xml:space="preserve"> </w:t>
      </w:r>
      <w:r>
        <w:rPr/>
        <w:t>also demonstrated the use of a new compact single beam wide-band echosounder (Nortek</w:t>
      </w:r>
      <w:r>
        <w:rPr>
          <w:spacing w:val="-1"/>
        </w:rPr>
        <w:t xml:space="preserve"> </w:t>
      </w:r>
      <w:r>
        <w:rPr/>
        <w:t>Signature 100</w:t>
      </w:r>
      <w:r>
        <w:rPr>
          <w:spacing w:val="-1"/>
        </w:rPr>
        <w:t xml:space="preserve"> </w:t>
      </w:r>
      <w:r>
        <w:rPr/>
        <w:t>compact</w:t>
      </w:r>
      <w:r>
        <w:rPr>
          <w:spacing w:val="-1"/>
        </w:rPr>
        <w:t xml:space="preserve"> </w:t>
      </w:r>
      <w:r>
        <w:rPr/>
        <w:t>echosounder)</w:t>
      </w:r>
      <w:r>
        <w:rPr>
          <w:spacing w:val="-2"/>
        </w:rPr>
        <w:t xml:space="preserve"> </w:t>
      </w:r>
      <w:r>
        <w:rPr/>
        <w:t>derived</w:t>
      </w:r>
      <w:r>
        <w:rPr>
          <w:spacing w:val="-1"/>
        </w:rPr>
        <w:t xml:space="preserve"> </w:t>
      </w:r>
      <w:r>
        <w:rPr/>
        <w:t>from</w:t>
      </w:r>
      <w:r>
        <w:rPr>
          <w:spacing w:val="-1"/>
        </w:rPr>
        <w:t xml:space="preserve"> </w:t>
      </w:r>
      <w:r>
        <w:rPr/>
        <w:t>a</w:t>
      </w:r>
      <w:r>
        <w:rPr>
          <w:spacing w:val="-1"/>
        </w:rPr>
        <w:t xml:space="preserve"> </w:t>
      </w:r>
      <w:r>
        <w:rPr/>
        <w:t>similar</w:t>
      </w:r>
      <w:r>
        <w:rPr>
          <w:spacing w:val="-2"/>
        </w:rPr>
        <w:t xml:space="preserve"> </w:t>
      </w:r>
      <w:r>
        <w:rPr/>
        <w:t>instrument</w:t>
      </w:r>
      <w:r>
        <w:rPr>
          <w:spacing w:val="-1"/>
        </w:rPr>
        <w:t xml:space="preserve"> </w:t>
      </w:r>
      <w:r>
        <w:rPr/>
        <w:t>used</w:t>
      </w:r>
      <w:r>
        <w:rPr>
          <w:spacing w:val="-1"/>
        </w:rPr>
        <w:t xml:space="preserve"> </w:t>
      </w:r>
      <w:r>
        <w:rPr/>
        <w:t>on</w:t>
      </w:r>
      <w:r>
        <w:rPr>
          <w:spacing w:val="-1"/>
        </w:rPr>
        <w:t xml:space="preserve"> </w:t>
      </w:r>
      <w:r>
        <w:rPr/>
        <w:t>moorings by the U.S. AMLR Program (Cutter et al. 2022).</w:t>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t xml:space="preserve">Krill school parameters were slightly different than those in Guihen et al. (2014). They tested a number of different parameters as well as comparing EK60 ship schools parameters and a Seaglider equipped with an ES853 single beam echosounder. They noted that glider derived data were coherent with ship-borne measurements using school analysis. </w:t>
      </w:r>
    </w:p>
    <w:p>
      <w:pPr>
        <w:pStyle w:val="Normal"/>
        <w:spacing w:lineRule="auto" w:line="480"/>
        <w:rPr/>
      </w:pPr>
      <w:r>
        <w:rPr/>
      </w:r>
    </w:p>
    <w:p>
      <w:pPr>
        <w:pStyle w:val="Normal"/>
        <w:spacing w:lineRule="auto" w:line="480"/>
        <w:rPr/>
      </w:pPr>
      <w:r>
        <w:rPr/>
        <w:t>Due to the nature of the glider producing profiles instead of constant data like a ship, we did not separate day and night profiles.</w:t>
      </w:r>
      <w:r>
        <w:rPr>
          <w:spacing w:val="40"/>
        </w:rPr>
        <w:t xml:space="preserve"> </w:t>
      </w:r>
      <w:r>
        <w:rPr/>
        <w:t>To be conservative with possible bubble attenuation we removed the</w:t>
      </w:r>
      <w:r>
        <w:rPr>
          <w:spacing w:val="-2"/>
        </w:rPr>
        <w:t xml:space="preserve"> </w:t>
      </w:r>
      <w:r>
        <w:rPr/>
        <w:t>top</w:t>
      </w:r>
      <w:r>
        <w:rPr>
          <w:spacing w:val="-3"/>
        </w:rPr>
        <w:t xml:space="preserve"> </w:t>
      </w:r>
      <w:r>
        <w:rPr/>
        <w:t>10</w:t>
      </w:r>
      <w:r>
        <w:rPr>
          <w:spacing w:val="-2"/>
        </w:rPr>
        <w:t xml:space="preserve"> </w:t>
      </w:r>
      <w:r>
        <w:rPr/>
        <w:t>m</w:t>
      </w:r>
      <w:r>
        <w:rPr>
          <w:spacing w:val="-2"/>
        </w:rPr>
        <w:t xml:space="preserve"> </w:t>
      </w:r>
      <w:r>
        <w:rPr/>
        <w:t>of</w:t>
      </w:r>
      <w:r>
        <w:rPr>
          <w:spacing w:val="-2"/>
        </w:rPr>
        <w:t xml:space="preserve"> </w:t>
      </w:r>
      <w:r>
        <w:rPr/>
        <w:t>the</w:t>
      </w:r>
      <w:r>
        <w:rPr>
          <w:spacing w:val="-2"/>
        </w:rPr>
        <w:t xml:space="preserve"> </w:t>
      </w:r>
      <w:r>
        <w:rPr/>
        <w:t>surface</w:t>
      </w:r>
      <w:r>
        <w:rPr>
          <w:spacing w:val="-2"/>
        </w:rPr>
        <w:t xml:space="preserve"> </w:t>
      </w:r>
      <w:r>
        <w:rPr/>
        <w:t>data.</w:t>
      </w:r>
      <w:r>
        <w:rPr>
          <w:spacing w:val="-2"/>
        </w:rPr>
        <w:t xml:space="preserve"> </w:t>
      </w:r>
      <w:r>
        <w:rPr/>
        <w:t>This</w:t>
      </w:r>
      <w:r>
        <w:rPr>
          <w:spacing w:val="-3"/>
        </w:rPr>
        <w:t xml:space="preserve"> </w:t>
      </w:r>
      <w:r>
        <w:rPr/>
        <w:t>is</w:t>
      </w:r>
      <w:r>
        <w:rPr>
          <w:spacing w:val="-3"/>
        </w:rPr>
        <w:t xml:space="preserve"> </w:t>
      </w:r>
      <w:r>
        <w:rPr/>
        <w:t>similar</w:t>
      </w:r>
      <w:r>
        <w:rPr>
          <w:spacing w:val="-3"/>
        </w:rPr>
        <w:t xml:space="preserve"> </w:t>
      </w:r>
      <w:r>
        <w:rPr/>
        <w:t>to</w:t>
      </w:r>
      <w:r>
        <w:rPr>
          <w:spacing w:val="-3"/>
        </w:rPr>
        <w:t xml:space="preserve"> </w:t>
      </w:r>
      <w:r>
        <w:rPr/>
        <w:t>ship</w:t>
      </w:r>
      <w:r>
        <w:rPr>
          <w:spacing w:val="-3"/>
        </w:rPr>
        <w:t xml:space="preserve"> </w:t>
      </w:r>
      <w:r>
        <w:rPr/>
        <w:t>data.</w:t>
      </w:r>
      <w:r>
        <w:rPr>
          <w:spacing w:val="-2"/>
        </w:rPr>
        <w:t xml:space="preserve"> </w:t>
      </w:r>
      <w:r>
        <w:rPr/>
        <w:t>In</w:t>
      </w:r>
      <w:r>
        <w:rPr>
          <w:spacing w:val="-3"/>
        </w:rPr>
        <w:t xml:space="preserve"> </w:t>
      </w:r>
      <w:r>
        <w:rPr/>
        <w:t>reality,</w:t>
      </w:r>
      <w:r>
        <w:rPr>
          <w:spacing w:val="-4"/>
        </w:rPr>
        <w:t xml:space="preserve"> </w:t>
      </w:r>
      <w:r>
        <w:rPr/>
        <w:t>we</w:t>
      </w:r>
      <w:r>
        <w:rPr>
          <w:spacing w:val="-2"/>
        </w:rPr>
        <w:t xml:space="preserve"> </w:t>
      </w:r>
      <w:r>
        <w:rPr/>
        <w:t>could</w:t>
      </w:r>
      <w:r>
        <w:rPr>
          <w:spacing w:val="-2"/>
        </w:rPr>
        <w:t xml:space="preserve"> </w:t>
      </w:r>
      <w:r>
        <w:rPr/>
        <w:t>just</w:t>
      </w:r>
      <w:r>
        <w:rPr>
          <w:spacing w:val="-2"/>
        </w:rPr>
        <w:t xml:space="preserve"> </w:t>
      </w:r>
      <w:r>
        <w:rPr/>
        <w:t>remove</w:t>
      </w:r>
      <w:r>
        <w:rPr>
          <w:spacing w:val="-1"/>
        </w:rPr>
        <w:t xml:space="preserve"> </w:t>
      </w:r>
      <w:r>
        <w:rPr/>
        <w:t>the</w:t>
      </w:r>
      <w:r>
        <w:rPr>
          <w:spacing w:val="-2"/>
        </w:rPr>
        <w:t xml:space="preserve"> </w:t>
      </w:r>
      <w:r>
        <w:rPr/>
        <w:t>top 5 m of surface data since the likelihood of bubbles accumulating on the face of the transducer is minimal. Gliders could have much less bias in sampling krill due to diel vertical migration (Demer and Hewitt 1995) since gliders can begin sampling the water column at 3 meters. Ships using 120 kHz may not have a good signal to noise ratio past 500 m (De Robertis and Higginbottom 2007) while the glider can use the 120 kHz down to 1000 m making it a valuable tool to sample possible deep euphausiids. Ships are also inherently noisy while a glider is quiet, allow for cleaner acoustic data collection since it is buoyancy driven.</w:t>
      </w:r>
    </w:p>
    <w:p>
      <w:pPr>
        <w:pStyle w:val="Normal"/>
        <w:spacing w:lineRule="auto" w:line="480"/>
        <w:rPr>
          <w:spacing w:val="-2"/>
          <w:ins w:id="137" w:author="Unknown Author" w:date="2025-05-23T19:48:31Z"/>
        </w:rPr>
      </w:pPr>
      <w:ins w:id="136" w:author="Unknown Author" w:date="2025-05-23T19:48:31Z">
        <w:r>
          <w:rPr>
            <w:spacing w:val="-2"/>
          </w:rPr>
          <w:t xml:space="preserve">There has been  considerable effort expended over the last 20 or so years to understand the impact of varying survey ships </w:t>
        </w:r>
      </w:ins>
    </w:p>
    <w:p>
      <w:pPr>
        <w:pStyle w:val="Normal"/>
        <w:spacing w:lineRule="auto" w:line="480"/>
        <w:rPr>
          <w:spacing w:val="-2"/>
          <w:ins w:id="141" w:author="Unknown Author" w:date="2025-05-23T19:49:57Z"/>
        </w:rPr>
      </w:pPr>
      <w:ins w:id="138" w:author="Unknown Author" w:date="2025-05-23T19:49:57Z">
        <w:r>
          <w:rPr>
            <w:spacing w:val="-2"/>
          </w:rPr>
          <w:t xml:space="preserve">In general, there often differences in biomass estiomates, and in the perceived imapct of the ship noise an doperation. Many studies have tried to understand whether fdifferneces in fish bevior is a result of the noise pressure or noise field and the response of fish to these factors. Some have proposed that the effect could be a function of the perception by fish that the noises are derived from predators. </w:t>
        </w:r>
      </w:ins>
      <w:ins w:id="139" w:author="Unknown Author" w:date="2025-05-23T19:49:57Z">
        <w:r>
          <w:rPr>
            <w:rFonts w:eastAsia="Garamond" w:cs="Garamond"/>
            <w:color w:val="auto"/>
            <w:spacing w:val="-2"/>
            <w:kern w:val="0"/>
            <w:sz w:val="22"/>
            <w:szCs w:val="22"/>
            <w:lang w:val="en-US" w:eastAsia="en-US" w:bidi="ar-SA"/>
          </w:rPr>
          <w:t>A</w:t>
        </w:r>
      </w:ins>
      <w:ins w:id="140" w:author="Unknown Author" w:date="2025-05-23T19:49:57Z">
        <w:r>
          <w:rPr>
            <w:spacing w:val="-2"/>
          </w:rPr>
          <w:t xml:space="preserve">nd that the repsonse by </w:t>
        </w:r>
      </w:ins>
    </w:p>
    <w:p>
      <w:pPr>
        <w:pStyle w:val="Normal"/>
        <w:spacing w:lineRule="auto" w:line="480"/>
        <w:rPr>
          <w:spacing w:val="-2"/>
          <w:ins w:id="143" w:author="Unknown Author" w:date="2025-05-23T19:49:57Z"/>
        </w:rPr>
      </w:pPr>
      <w:ins w:id="142" w:author="Unknown Author" w:date="2025-05-23T19:49:57Z">
        <w:r>
          <w:rPr>
            <w:spacing w:val="-2"/>
          </w:rPr>
        </w:r>
      </w:ins>
    </w:p>
    <w:p>
      <w:pPr>
        <w:pStyle w:val="Normal"/>
        <w:spacing w:lineRule="auto" w:line="480"/>
        <w:rPr>
          <w:spacing w:val="-2"/>
        </w:rPr>
      </w:pPr>
      <w:ins w:id="144" w:author="Unknown Author" w:date="2025-05-23T19:49:57Z">
        <w:r>
          <w:rPr>
            <w:spacing w:val="-2"/>
          </w:rPr>
          <w:t xml:space="preserve">A  few studies have examined the effect of gliders on the  response of fish and zooplankton.. Guihan ad proopsed that the there were significant avoidance </w:t>
        </w:r>
      </w:ins>
      <w:ins w:id="145" w:author="Unknown Author" w:date="2025-05-23T19:49:57Z">
        <w:r>
          <w:rPr>
            <w:rFonts w:eastAsia="Garamond" w:cs="Garamond"/>
            <w:color w:val="auto"/>
            <w:spacing w:val="-2"/>
            <w:kern w:val="0"/>
            <w:sz w:val="22"/>
            <w:szCs w:val="22"/>
            <w:lang w:val="en-US" w:eastAsia="en-US" w:bidi="ar-SA"/>
          </w:rPr>
          <w:t xml:space="preserve">reactions from diving gliiders. </w:t>
        </w:r>
      </w:ins>
      <w:ins w:id="146" w:author="Unknown Author" w:date="2025-05-23T19:49:57Z">
        <w:r>
          <w:rPr>
            <w:spacing w:val="-2"/>
          </w:rPr>
          <w:t xml:space="preserve">between ships depending on all manner of </w:t>
        </w:r>
      </w:ins>
    </w:p>
    <w:p>
      <w:pPr>
        <w:pStyle w:val="Normal"/>
        <w:spacing w:lineRule="auto" w:line="480"/>
        <w:rPr>
          <w:b/>
          <w:bCs/>
          <w:spacing w:val="-2"/>
        </w:rPr>
      </w:pPr>
      <w:r>
        <w:rPr>
          <w:b/>
          <w:bCs/>
          <w:spacing w:val="-2"/>
        </w:rPr>
        <w:t>Conclusions</w:t>
      </w:r>
    </w:p>
    <w:p>
      <w:pPr>
        <w:pStyle w:val="Normal"/>
        <w:spacing w:lineRule="auto" w:line="480"/>
        <w:rPr/>
      </w:pPr>
      <w:r>
        <w:rPr/>
      </w:r>
    </w:p>
    <w:p>
      <w:pPr>
        <w:pStyle w:val="Normal"/>
        <w:spacing w:lineRule="auto" w:line="480"/>
        <w:rPr/>
      </w:pPr>
      <w:r>
        <w:rPr/>
        <w:t>This is the fifth deployment of echosounder equipped gliders during austral summer around the Antarctic</w:t>
      </w:r>
      <w:r>
        <w:rPr>
          <w:spacing w:val="-3"/>
        </w:rPr>
        <w:t xml:space="preserve"> </w:t>
      </w:r>
      <w:r>
        <w:rPr/>
        <w:t>Peninsula,</w:t>
      </w:r>
      <w:r>
        <w:rPr>
          <w:spacing w:val="-3"/>
        </w:rPr>
        <w:t xml:space="preserve"> </w:t>
      </w:r>
      <w:r>
        <w:rPr/>
        <w:t>and</w:t>
      </w:r>
      <w:r>
        <w:rPr>
          <w:spacing w:val="-3"/>
        </w:rPr>
        <w:t xml:space="preserve"> </w:t>
      </w:r>
      <w:r>
        <w:rPr/>
        <w:t>further</w:t>
      </w:r>
      <w:r>
        <w:rPr>
          <w:spacing w:val="-3"/>
        </w:rPr>
        <w:t xml:space="preserve"> </w:t>
      </w:r>
      <w:r>
        <w:rPr/>
        <w:t>demonstrates</w:t>
      </w:r>
      <w:r>
        <w:rPr>
          <w:spacing w:val="-4"/>
        </w:rPr>
        <w:t xml:space="preserve"> </w:t>
      </w:r>
      <w:r>
        <w:rPr/>
        <w:t>that</w:t>
      </w:r>
      <w:r>
        <w:rPr>
          <w:spacing w:val="-3"/>
        </w:rPr>
        <w:t xml:space="preserve"> </w:t>
      </w:r>
      <w:r>
        <w:rPr/>
        <w:t>these</w:t>
      </w:r>
      <w:r>
        <w:rPr>
          <w:spacing w:val="-3"/>
        </w:rPr>
        <w:t xml:space="preserve"> </w:t>
      </w:r>
      <w:r>
        <w:rPr/>
        <w:t>tools</w:t>
      </w:r>
      <w:r>
        <w:rPr>
          <w:spacing w:val="-5"/>
        </w:rPr>
        <w:t xml:space="preserve"> </w:t>
      </w:r>
      <w:ins w:id="147" w:author="Unknown Author" w:date="2025-06-22T20:44:10Z">
        <w:r>
          <w:rPr>
            <w:spacing w:val="-5"/>
          </w:rPr>
          <w:t xml:space="preserve">can provide high quality data and can be used to </w:t>
        </w:r>
      </w:ins>
      <w:del w:id="148" w:author="Unknown Author" w:date="2025-06-22T20:44:27Z">
        <w:r>
          <w:rPr/>
          <w:delText>are</w:delText>
        </w:r>
      </w:del>
      <w:del w:id="149" w:author="Unknown Author" w:date="2025-06-22T20:44:27Z">
        <w:r>
          <w:rPr>
            <w:spacing w:val="-3"/>
          </w:rPr>
          <w:delText xml:space="preserve"> </w:delText>
        </w:r>
      </w:del>
      <w:del w:id="150" w:author="Unknown Author" w:date="2025-06-22T20:44:27Z">
        <w:r>
          <w:rPr/>
          <w:delText>important</w:delText>
        </w:r>
      </w:del>
      <w:del w:id="151" w:author="Unknown Author" w:date="2025-06-22T20:44:27Z">
        <w:r>
          <w:rPr>
            <w:spacing w:val="-3"/>
          </w:rPr>
          <w:delText xml:space="preserve"> </w:delText>
        </w:r>
      </w:del>
      <w:del w:id="152" w:author="Unknown Author" w:date="2025-06-22T20:44:27Z">
        <w:r>
          <w:rPr/>
          <w:delText>to</w:delText>
        </w:r>
      </w:del>
      <w:r>
        <w:rPr>
          <w:spacing w:val="-4"/>
        </w:rPr>
        <w:t xml:space="preserve"> </w:t>
      </w:r>
      <w:r>
        <w:rPr/>
        <w:t>continu</w:t>
      </w:r>
      <w:del w:id="153" w:author="Unknown Author" w:date="2025-06-22T20:44:30Z">
        <w:r>
          <w:rPr/>
          <w:delText>ing</w:delText>
        </w:r>
      </w:del>
      <w:ins w:id="154" w:author="Unknown Author" w:date="2025-06-22T20:44:30Z">
        <w:r>
          <w:rPr/>
          <w:t>e</w:t>
        </w:r>
      </w:ins>
      <w:r>
        <w:rPr>
          <w:spacing w:val="-2"/>
        </w:rPr>
        <w:t xml:space="preserve"> </w:t>
      </w:r>
      <w:r>
        <w:rPr/>
        <w:t>acoustic time series that were started in the 19</w:t>
      </w:r>
      <w:del w:id="155" w:author="Unknown Author" w:date="2025-06-22T20:44:36Z">
        <w:r>
          <w:rPr/>
          <w:delText>80</w:delText>
        </w:r>
      </w:del>
      <w:ins w:id="156" w:author="Unknown Author" w:date="2025-06-22T20:44:36Z">
        <w:r>
          <w:rPr/>
          <w:t>90</w:t>
        </w:r>
      </w:ins>
      <w:r>
        <w:rPr/>
        <w:t>s.</w:t>
      </w:r>
    </w:p>
    <w:p>
      <w:pPr>
        <w:pStyle w:val="Normal"/>
        <w:spacing w:lineRule="auto" w:line="480"/>
        <w:rPr/>
      </w:pPr>
      <w:r>
        <w:rPr/>
      </w:r>
    </w:p>
    <w:p>
      <w:pPr>
        <w:sectPr>
          <w:footerReference w:type="even" r:id="rId5"/>
          <w:footerReference w:type="default" r:id="rId6"/>
          <w:footerReference w:type="first" r:id="rId7"/>
          <w:type w:val="nextPage"/>
          <w:pgSz w:w="12240" w:h="15840"/>
          <w:pgMar w:left="1340" w:right="1320" w:gutter="0" w:header="0" w:top="1360" w:footer="720" w:bottom="777"/>
          <w:lnNumType w:countBy="1" w:restart="continuous" w:distance="283"/>
          <w:pgNumType w:fmt="decimal"/>
          <w:formProt w:val="false"/>
          <w:textDirection w:val="lrTb"/>
          <w:docGrid w:type="default" w:linePitch="100" w:charSpace="4096"/>
        </w:sectPr>
        <w:pStyle w:val="Normal"/>
        <w:spacing w:lineRule="auto" w:line="480"/>
        <w:rPr>
          <w:del w:id="157" w:author="Unknown Author" w:date="2025-06-22T20:44:54Z"/>
        </w:rPr>
      </w:pPr>
      <w:r>
        <w:rPr/>
        <w:t>In</w:t>
      </w:r>
      <w:r>
        <w:rPr>
          <w:spacing w:val="-1"/>
        </w:rPr>
        <w:t xml:space="preserve"> </w:t>
      </w:r>
      <w:r>
        <w:rPr/>
        <w:t>addition</w:t>
      </w:r>
      <w:r>
        <w:rPr>
          <w:spacing w:val="-1"/>
        </w:rPr>
        <w:t xml:space="preserve"> </w:t>
      </w:r>
      <w:r>
        <w:rPr/>
        <w:t>to</w:t>
      </w:r>
      <w:r>
        <w:rPr>
          <w:spacing w:val="-1"/>
        </w:rPr>
        <w:t xml:space="preserve"> </w:t>
      </w:r>
      <w:r>
        <w:rPr/>
        <w:t>providing estimates of</w:t>
      </w:r>
      <w:r>
        <w:rPr>
          <w:spacing w:val="-2"/>
        </w:rPr>
        <w:t xml:space="preserve"> </w:t>
      </w:r>
      <w:r>
        <w:rPr/>
        <w:t>biomass</w:t>
      </w:r>
      <w:r>
        <w:rPr>
          <w:spacing w:val="-2"/>
        </w:rPr>
        <w:t xml:space="preserve"> </w:t>
      </w:r>
      <w:r>
        <w:rPr/>
        <w:t>density that can</w:t>
      </w:r>
      <w:r>
        <w:rPr>
          <w:spacing w:val="-1"/>
        </w:rPr>
        <w:t xml:space="preserve"> </w:t>
      </w:r>
      <w:r>
        <w:rPr/>
        <w:t>be directly used</w:t>
      </w:r>
      <w:r>
        <w:rPr>
          <w:spacing w:val="-2"/>
        </w:rPr>
        <w:t xml:space="preserve"> </w:t>
      </w:r>
      <w:r>
        <w:rPr/>
        <w:t>for</w:t>
      </w:r>
      <w:r>
        <w:rPr>
          <w:spacing w:val="-2"/>
        </w:rPr>
        <w:t xml:space="preserve"> </w:t>
      </w:r>
      <w:r>
        <w:rPr/>
        <w:t>in</w:t>
      </w:r>
      <w:r>
        <w:rPr>
          <w:spacing w:val="-1"/>
        </w:rPr>
        <w:t xml:space="preserve"> </w:t>
      </w:r>
      <w:r>
        <w:rPr/>
        <w:t>the revised krill management plan, the data collected by these instruments have other important implications. For example, we have shown that there are few krill schools below 250m depth, and in general, because the gliders dive to 1000m they reach most of the bottom in the Bransfield strait except in the deep basins away from the fishing areas. Thus, CCAMLR can be more confident that the biomass estimates based on the integration of the upper 250m is sampling a very large fraction of the krill in the</w:t>
      </w:r>
      <w:r>
        <w:rPr>
          <w:spacing w:val="-3"/>
        </w:rPr>
        <w:t xml:space="preserve"> </w:t>
      </w:r>
      <w:r>
        <w:rPr/>
        <w:t>water</w:t>
      </w:r>
      <w:r>
        <w:rPr>
          <w:spacing w:val="-4"/>
        </w:rPr>
        <w:t xml:space="preserve"> </w:t>
      </w:r>
      <w:r>
        <w:rPr/>
        <w:t>column.</w:t>
      </w:r>
      <w:r>
        <w:rPr>
          <w:spacing w:val="-5"/>
        </w:rPr>
        <w:t xml:space="preserve"> </w:t>
      </w:r>
      <w:r>
        <w:rPr/>
        <w:t>We</w:t>
      </w:r>
      <w:r>
        <w:rPr>
          <w:spacing w:val="-3"/>
        </w:rPr>
        <w:t xml:space="preserve"> </w:t>
      </w:r>
      <w:r>
        <w:rPr/>
        <w:t>continue</w:t>
      </w:r>
      <w:r>
        <w:rPr>
          <w:spacing w:val="-3"/>
        </w:rPr>
        <w:t xml:space="preserve"> </w:t>
      </w:r>
      <w:r>
        <w:rPr/>
        <w:t>to</w:t>
      </w:r>
      <w:r>
        <w:rPr>
          <w:spacing w:val="-4"/>
        </w:rPr>
        <w:t xml:space="preserve"> </w:t>
      </w:r>
      <w:r>
        <w:rPr/>
        <w:t>explore</w:t>
      </w:r>
      <w:r>
        <w:rPr>
          <w:spacing w:val="-3"/>
        </w:rPr>
        <w:t xml:space="preserve"> </w:t>
      </w:r>
      <w:r>
        <w:rPr/>
        <w:t>different</w:t>
      </w:r>
      <w:r>
        <w:rPr>
          <w:spacing w:val="-3"/>
        </w:rPr>
        <w:t xml:space="preserve"> </w:t>
      </w:r>
      <w:r>
        <w:rPr/>
        <w:t>approaches</w:t>
      </w:r>
      <w:r>
        <w:rPr>
          <w:spacing w:val="-3"/>
        </w:rPr>
        <w:t xml:space="preserve"> </w:t>
      </w:r>
      <w:r>
        <w:rPr/>
        <w:t>to</w:t>
      </w:r>
      <w:r>
        <w:rPr>
          <w:spacing w:val="-4"/>
        </w:rPr>
        <w:t xml:space="preserve"> </w:t>
      </w:r>
      <w:r>
        <w:rPr/>
        <w:t>the</w:t>
      </w:r>
      <w:r>
        <w:rPr>
          <w:spacing w:val="-3"/>
        </w:rPr>
        <w:t xml:space="preserve"> </w:t>
      </w:r>
      <w:r>
        <w:rPr/>
        <w:t>calculation</w:t>
      </w:r>
      <w:r>
        <w:rPr>
          <w:spacing w:val="-4"/>
        </w:rPr>
        <w:t xml:space="preserve"> </w:t>
      </w:r>
      <w:r>
        <w:rPr/>
        <w:t>of</w:t>
      </w:r>
      <w:r>
        <w:rPr>
          <w:spacing w:val="-3"/>
        </w:rPr>
        <w:t xml:space="preserve"> </w:t>
      </w:r>
      <w:r>
        <w:rPr/>
        <w:t>biomass</w:t>
      </w:r>
      <w:r>
        <w:rPr>
          <w:spacing w:val="-5"/>
        </w:rPr>
        <w:t xml:space="preserve"> </w:t>
      </w:r>
      <w:r>
        <w:rPr/>
        <w:t>density</w:t>
      </w:r>
    </w:p>
    <w:p>
      <w:pPr>
        <w:pStyle w:val="Normal"/>
        <w:spacing w:lineRule="auto" w:line="480"/>
        <w:rPr/>
      </w:pPr>
      <w:r>
        <w:rPr/>
        <w:t>and</w:t>
      </w:r>
      <w:r>
        <w:rPr>
          <w:spacing w:val="-3"/>
        </w:rPr>
        <w:t xml:space="preserve"> </w:t>
      </w:r>
      <w:r>
        <w:rPr/>
        <w:t>have</w:t>
      </w:r>
      <w:r>
        <w:rPr>
          <w:spacing w:val="-3"/>
        </w:rPr>
        <w:t xml:space="preserve"> </w:t>
      </w:r>
      <w:r>
        <w:rPr/>
        <w:t>proposed</w:t>
      </w:r>
      <w:r>
        <w:rPr>
          <w:spacing w:val="-3"/>
        </w:rPr>
        <w:t xml:space="preserve"> </w:t>
      </w:r>
      <w:r>
        <w:rPr/>
        <w:t>a</w:t>
      </w:r>
      <w:r>
        <w:rPr>
          <w:spacing w:val="-2"/>
        </w:rPr>
        <w:t xml:space="preserve"> </w:t>
      </w:r>
      <w:r>
        <w:rPr/>
        <w:t>modification</w:t>
      </w:r>
      <w:r>
        <w:rPr>
          <w:spacing w:val="-4"/>
        </w:rPr>
        <w:t xml:space="preserve"> </w:t>
      </w:r>
      <w:r>
        <w:rPr/>
        <w:t>of</w:t>
      </w:r>
      <w:r>
        <w:rPr>
          <w:spacing w:val="-4"/>
        </w:rPr>
        <w:t xml:space="preserve"> </w:t>
      </w:r>
      <w:r>
        <w:rPr/>
        <w:t>the</w:t>
      </w:r>
      <w:r>
        <w:rPr>
          <w:spacing w:val="-3"/>
        </w:rPr>
        <w:t xml:space="preserve"> </w:t>
      </w:r>
      <w:r>
        <w:rPr/>
        <w:t>geospatial</w:t>
      </w:r>
      <w:r>
        <w:rPr>
          <w:spacing w:val="-5"/>
        </w:rPr>
        <w:t xml:space="preserve"> </w:t>
      </w:r>
      <w:r>
        <w:rPr/>
        <w:t>structuring</w:t>
      </w:r>
      <w:r>
        <w:rPr>
          <w:spacing w:val="-3"/>
        </w:rPr>
        <w:t xml:space="preserve"> </w:t>
      </w:r>
      <w:r>
        <w:rPr/>
        <w:t>of</w:t>
      </w:r>
      <w:r>
        <w:rPr>
          <w:spacing w:val="-2"/>
        </w:rPr>
        <w:t xml:space="preserve"> </w:t>
      </w:r>
      <w:r>
        <w:rPr/>
        <w:t>sampling,</w:t>
      </w:r>
      <w:r>
        <w:rPr>
          <w:spacing w:val="-3"/>
        </w:rPr>
        <w:t xml:space="preserve"> </w:t>
      </w:r>
      <w:r>
        <w:rPr/>
        <w:t>and</w:t>
      </w:r>
      <w:r>
        <w:rPr>
          <w:spacing w:val="-3"/>
        </w:rPr>
        <w:t xml:space="preserve"> </w:t>
      </w:r>
      <w:r>
        <w:rPr/>
        <w:t>demonstrated</w:t>
      </w:r>
      <w:r>
        <w:rPr>
          <w:spacing w:val="-3"/>
        </w:rPr>
        <w:t xml:space="preserve"> </w:t>
      </w:r>
      <w:r>
        <w:rPr/>
        <w:t>that with even fewer samples in the region (gridded into appropriate cells), the biomass density is still within</w:t>
      </w:r>
      <w:r>
        <w:rPr>
          <w:spacing w:val="-2"/>
        </w:rPr>
        <w:t xml:space="preserve"> </w:t>
      </w:r>
      <w:r>
        <w:rPr/>
        <w:t>about</w:t>
      </w:r>
      <w:r>
        <w:rPr>
          <w:spacing w:val="-1"/>
        </w:rPr>
        <w:t xml:space="preserve"> </w:t>
      </w:r>
      <w:r>
        <w:rPr/>
        <w:t>10</w:t>
      </w:r>
      <w:r>
        <w:rPr>
          <w:spacing w:val="-1"/>
        </w:rPr>
        <w:t xml:space="preserve"> </w:t>
      </w:r>
      <w:r>
        <w:rPr/>
        <w:t>to</w:t>
      </w:r>
      <w:r>
        <w:rPr>
          <w:spacing w:val="-2"/>
        </w:rPr>
        <w:t xml:space="preserve"> </w:t>
      </w:r>
      <w:r>
        <w:rPr/>
        <w:t>15%</w:t>
      </w:r>
      <w:r>
        <w:rPr>
          <w:spacing w:val="-2"/>
        </w:rPr>
        <w:t xml:space="preserve"> </w:t>
      </w:r>
      <w:r>
        <w:rPr/>
        <w:t>of</w:t>
      </w:r>
      <w:r>
        <w:rPr>
          <w:spacing w:val="-1"/>
        </w:rPr>
        <w:t xml:space="preserve"> </w:t>
      </w:r>
      <w:r>
        <w:rPr/>
        <w:t>the</w:t>
      </w:r>
      <w:r>
        <w:rPr>
          <w:spacing w:val="-1"/>
        </w:rPr>
        <w:t xml:space="preserve"> </w:t>
      </w:r>
      <w:r>
        <w:rPr/>
        <w:t>estimates</w:t>
      </w:r>
      <w:r>
        <w:rPr>
          <w:spacing w:val="-1"/>
        </w:rPr>
        <w:t xml:space="preserve"> </w:t>
      </w:r>
      <w:r>
        <w:rPr/>
        <w:t>of</w:t>
      </w:r>
      <w:r>
        <w:rPr>
          <w:spacing w:val="-3"/>
        </w:rPr>
        <w:t xml:space="preserve"> </w:t>
      </w:r>
      <w:r>
        <w:rPr/>
        <w:t>the</w:t>
      </w:r>
      <w:r>
        <w:rPr>
          <w:spacing w:val="-1"/>
        </w:rPr>
        <w:t xml:space="preserve"> </w:t>
      </w:r>
      <w:r>
        <w:rPr/>
        <w:t>estimates</w:t>
      </w:r>
      <w:r>
        <w:rPr>
          <w:spacing w:val="-1"/>
        </w:rPr>
        <w:t xml:space="preserve"> </w:t>
      </w:r>
      <w:r>
        <w:rPr/>
        <w:t>calculated</w:t>
      </w:r>
      <w:r>
        <w:rPr>
          <w:spacing w:val="-1"/>
        </w:rPr>
        <w:t xml:space="preserve"> </w:t>
      </w:r>
      <w:r>
        <w:rPr/>
        <w:t>using the</w:t>
      </w:r>
      <w:r>
        <w:rPr>
          <w:spacing w:val="-1"/>
        </w:rPr>
        <w:t xml:space="preserve"> </w:t>
      </w:r>
      <w:r>
        <w:rPr/>
        <w:t>full</w:t>
      </w:r>
      <w:r>
        <w:rPr>
          <w:spacing w:val="-1"/>
        </w:rPr>
        <w:t xml:space="preserve"> </w:t>
      </w:r>
      <w:r>
        <w:rPr/>
        <w:t>echo</w:t>
      </w:r>
      <w:r>
        <w:rPr>
          <w:spacing w:val="-2"/>
        </w:rPr>
        <w:t xml:space="preserve"> </w:t>
      </w:r>
      <w:r>
        <w:rPr/>
        <w:t>energy data.</w:t>
      </w:r>
    </w:p>
    <w:p>
      <w:pPr>
        <w:pStyle w:val="Normal"/>
        <w:spacing w:lineRule="auto" w:line="480"/>
        <w:rPr/>
      </w:pPr>
      <w:r>
        <w:rPr/>
      </w:r>
    </w:p>
    <w:p>
      <w:pPr>
        <w:pStyle w:val="Normal"/>
        <w:spacing w:lineRule="auto" w:line="480"/>
        <w:rPr/>
      </w:pPr>
      <w:r>
        <w:rPr/>
        <w:t>In the future, deploying acoustically equipped gliders later in the season may be useful in understanding</w:t>
      </w:r>
      <w:r>
        <w:rPr>
          <w:spacing w:val="-2"/>
        </w:rPr>
        <w:t xml:space="preserve"> </w:t>
      </w:r>
      <w:r>
        <w:rPr/>
        <w:t>the</w:t>
      </w:r>
      <w:r>
        <w:rPr>
          <w:spacing w:val="-2"/>
        </w:rPr>
        <w:t xml:space="preserve"> </w:t>
      </w:r>
      <w:r>
        <w:rPr/>
        <w:t>changes</w:t>
      </w:r>
      <w:r>
        <w:rPr>
          <w:spacing w:val="-4"/>
        </w:rPr>
        <w:t xml:space="preserve"> </w:t>
      </w:r>
      <w:r>
        <w:rPr/>
        <w:t>in</w:t>
      </w:r>
      <w:r>
        <w:rPr>
          <w:spacing w:val="-3"/>
        </w:rPr>
        <w:t xml:space="preserve"> </w:t>
      </w:r>
      <w:r>
        <w:rPr/>
        <w:t>vertical</w:t>
      </w:r>
      <w:r>
        <w:rPr>
          <w:spacing w:val="-2"/>
        </w:rPr>
        <w:t xml:space="preserve"> </w:t>
      </w:r>
      <w:r>
        <w:rPr/>
        <w:t>distribution</w:t>
      </w:r>
      <w:r>
        <w:rPr>
          <w:spacing w:val="-3"/>
        </w:rPr>
        <w:t xml:space="preserve"> </w:t>
      </w:r>
      <w:r>
        <w:rPr/>
        <w:t>in</w:t>
      </w:r>
      <w:r>
        <w:rPr>
          <w:spacing w:val="-3"/>
        </w:rPr>
        <w:t xml:space="preserve"> </w:t>
      </w:r>
      <w:r>
        <w:rPr/>
        <w:t>areas</w:t>
      </w:r>
      <w:r>
        <w:rPr>
          <w:spacing w:val="-4"/>
        </w:rPr>
        <w:t xml:space="preserve"> </w:t>
      </w:r>
      <w:r>
        <w:rPr/>
        <w:t>away</w:t>
      </w:r>
      <w:r>
        <w:rPr>
          <w:spacing w:val="-2"/>
        </w:rPr>
        <w:t xml:space="preserve"> </w:t>
      </w:r>
      <w:r>
        <w:rPr/>
        <w:t>from</w:t>
      </w:r>
      <w:r>
        <w:rPr>
          <w:spacing w:val="-3"/>
        </w:rPr>
        <w:t xml:space="preserve"> </w:t>
      </w:r>
      <w:r>
        <w:rPr/>
        <w:t>fishing</w:t>
      </w:r>
      <w:r>
        <w:rPr>
          <w:spacing w:val="-2"/>
        </w:rPr>
        <w:t xml:space="preserve"> </w:t>
      </w:r>
      <w:r>
        <w:rPr/>
        <w:t>grounds,</w:t>
      </w:r>
      <w:r>
        <w:rPr>
          <w:spacing w:val="-2"/>
        </w:rPr>
        <w:t xml:space="preserve"> </w:t>
      </w:r>
      <w:r>
        <w:rPr/>
        <w:t>as</w:t>
      </w:r>
      <w:r>
        <w:rPr>
          <w:spacing w:val="-4"/>
        </w:rPr>
        <w:t xml:space="preserve"> </w:t>
      </w:r>
      <w:r>
        <w:rPr/>
        <w:t>gliders</w:t>
      </w:r>
      <w:r>
        <w:rPr>
          <w:spacing w:val="-4"/>
        </w:rPr>
        <w:t xml:space="preserve"> </w:t>
      </w:r>
      <w:r>
        <w:rPr/>
        <w:t>have a long loitering time (months), and can collect data</w:t>
      </w:r>
      <w:r>
        <w:rPr>
          <w:spacing w:val="-1"/>
        </w:rPr>
        <w:t xml:space="preserve"> </w:t>
      </w:r>
      <w:r>
        <w:rPr/>
        <w:t xml:space="preserve">before fishing starts, and until fishing in a region ends. We are working to telemeter acoustic data back to shore during deployments, and this future development will provide us the opportunity conduct adaptive sampling in ecologically important </w:t>
      </w:r>
      <w:r>
        <w:rPr>
          <w:spacing w:val="-2"/>
        </w:rPr>
        <w:t>areas.</w:t>
      </w:r>
    </w:p>
    <w:p>
      <w:pPr>
        <w:pStyle w:val="Normal"/>
        <w:spacing w:lineRule="auto" w:line="480"/>
        <w:rPr/>
      </w:pPr>
      <w:r>
        <w:rPr/>
      </w:r>
    </w:p>
    <w:p>
      <w:pPr>
        <w:pStyle w:val="Normal"/>
        <w:spacing w:lineRule="auto" w:line="480"/>
        <w:rPr/>
      </w:pPr>
      <w:r>
        <w:rPr/>
      </w:r>
    </w:p>
    <w:p>
      <w:pPr>
        <w:pStyle w:val="Normal"/>
        <w:spacing w:lineRule="auto" w:line="480"/>
        <w:rPr>
          <w:spacing w:val="-2"/>
        </w:rPr>
      </w:pPr>
      <w:r>
        <w:rPr>
          <w:spacing w:val="-2"/>
        </w:rPr>
      </w:r>
      <w:r>
        <w:br w:type="page"/>
      </w:r>
    </w:p>
    <w:p>
      <w:pPr>
        <w:pStyle w:val="Normal"/>
        <w:spacing w:lineRule="auto" w:line="480" w:before="0" w:after="0"/>
        <w:rPr>
          <w:b/>
          <w:bCs/>
        </w:rPr>
      </w:pPr>
      <w:r>
        <w:rPr>
          <w:b/>
          <w:bCs/>
          <w:spacing w:val="-2"/>
        </w:rPr>
        <w:t>References</w:t>
      </w:r>
    </w:p>
    <w:p>
      <w:pPr>
        <w:pStyle w:val="Normal"/>
        <w:spacing w:lineRule="auto" w:line="480"/>
        <w:rPr/>
      </w:pPr>
      <w:r>
        <w:rPr>
          <w:color w:val="212121"/>
        </w:rPr>
        <w:t>Coetzee</w:t>
      </w:r>
      <w:r>
        <w:rPr>
          <w:color w:val="212121"/>
          <w:spacing w:val="-2"/>
        </w:rPr>
        <w:t xml:space="preserve"> </w:t>
      </w:r>
      <w:r>
        <w:rPr>
          <w:color w:val="212121"/>
        </w:rPr>
        <w:t>J</w:t>
      </w:r>
      <w:r>
        <w:rPr>
          <w:color w:val="212121"/>
          <w:spacing w:val="-4"/>
        </w:rPr>
        <w:t xml:space="preserve"> </w:t>
      </w:r>
      <w:r>
        <w:rPr>
          <w:color w:val="212121"/>
        </w:rPr>
        <w:t>(2000).</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a</w:t>
      </w:r>
      <w:r>
        <w:rPr>
          <w:color w:val="212121"/>
          <w:spacing w:val="-5"/>
        </w:rPr>
        <w:t xml:space="preserve"> </w:t>
      </w:r>
      <w:r>
        <w:rPr>
          <w:color w:val="212121"/>
        </w:rPr>
        <w:t>shoal</w:t>
      </w:r>
      <w:r>
        <w:rPr>
          <w:color w:val="212121"/>
          <w:spacing w:val="-3"/>
        </w:rPr>
        <w:t xml:space="preserve"> </w:t>
      </w:r>
      <w:r>
        <w:rPr>
          <w:color w:val="212121"/>
        </w:rPr>
        <w:t>analysis</w:t>
      </w:r>
      <w:r>
        <w:rPr>
          <w:color w:val="212121"/>
          <w:spacing w:val="-4"/>
        </w:rPr>
        <w:t xml:space="preserve"> </w:t>
      </w:r>
      <w:r>
        <w:rPr>
          <w:color w:val="212121"/>
        </w:rPr>
        <w:t>and</w:t>
      </w:r>
      <w:r>
        <w:rPr>
          <w:color w:val="212121"/>
          <w:spacing w:val="-3"/>
        </w:rPr>
        <w:t xml:space="preserve"> </w:t>
      </w:r>
      <w:r>
        <w:rPr>
          <w:color w:val="212121"/>
        </w:rPr>
        <w:t>patch</w:t>
      </w:r>
      <w:r>
        <w:rPr>
          <w:color w:val="212121"/>
          <w:spacing w:val="-4"/>
        </w:rPr>
        <w:t xml:space="preserve"> </w:t>
      </w:r>
      <w:r>
        <w:rPr>
          <w:color w:val="212121"/>
        </w:rPr>
        <w:t>estimation</w:t>
      </w:r>
      <w:r>
        <w:rPr>
          <w:color w:val="212121"/>
          <w:spacing w:val="-4"/>
        </w:rPr>
        <w:t xml:space="preserve"> </w:t>
      </w:r>
      <w:r>
        <w:rPr>
          <w:color w:val="212121"/>
        </w:rPr>
        <w:t>system</w:t>
      </w:r>
      <w:r>
        <w:rPr>
          <w:color w:val="212121"/>
          <w:spacing w:val="-3"/>
        </w:rPr>
        <w:t xml:space="preserve"> </w:t>
      </w:r>
      <w:r>
        <w:rPr>
          <w:color w:val="212121"/>
        </w:rPr>
        <w:t>(SHAPES)</w:t>
      </w:r>
      <w:r>
        <w:rPr>
          <w:color w:val="212121"/>
          <w:spacing w:val="-3"/>
        </w:rPr>
        <w:t xml:space="preserve"> </w:t>
      </w:r>
      <w:r>
        <w:rPr>
          <w:color w:val="212121"/>
        </w:rPr>
        <w:t>to</w:t>
      </w:r>
      <w:r>
        <w:rPr>
          <w:color w:val="212121"/>
          <w:spacing w:val="-4"/>
        </w:rPr>
        <w:t xml:space="preserve"> </w:t>
      </w:r>
      <w:r>
        <w:rPr>
          <w:color w:val="212121"/>
        </w:rPr>
        <w:t xml:space="preserve">characterise sardine schools. </w:t>
      </w:r>
      <w:r>
        <w:rPr>
          <w:i/>
          <w:color w:val="212121"/>
        </w:rPr>
        <w:t>Aquatic Living Resources</w:t>
      </w:r>
      <w:r>
        <w:rPr>
          <w:color w:val="212121"/>
        </w:rPr>
        <w:t xml:space="preserve">, </w:t>
      </w:r>
      <w:r>
        <w:rPr>
          <w:i/>
          <w:color w:val="212121"/>
        </w:rPr>
        <w:t>13</w:t>
      </w:r>
      <w:r>
        <w:rPr>
          <w:color w:val="212121"/>
        </w:rPr>
        <w:t>(1), 1-10.</w:t>
      </w:r>
    </w:p>
    <w:p>
      <w:pPr>
        <w:pStyle w:val="Normal"/>
        <w:spacing w:lineRule="auto" w:line="480"/>
        <w:rPr/>
      </w:pPr>
      <w:r>
        <w:rPr>
          <w:color w:val="212121"/>
        </w:rPr>
        <w:t>Cutter Jr, GR, Reiss, CS, Nylund, S, and Watters, GM (2022). Antarctic krill biomass and flux measured</w:t>
      </w:r>
      <w:r>
        <w:rPr>
          <w:color w:val="212121"/>
          <w:spacing w:val="-4"/>
        </w:rPr>
        <w:t xml:space="preserve"> </w:t>
      </w:r>
      <w:r>
        <w:rPr>
          <w:color w:val="212121"/>
        </w:rPr>
        <w:t>using</w:t>
      </w:r>
      <w:r>
        <w:rPr>
          <w:color w:val="212121"/>
          <w:spacing w:val="-4"/>
        </w:rPr>
        <w:t xml:space="preserve"> </w:t>
      </w:r>
      <w:r>
        <w:rPr>
          <w:color w:val="212121"/>
        </w:rPr>
        <w:t>wideband</w:t>
      </w:r>
      <w:r>
        <w:rPr>
          <w:color w:val="212121"/>
          <w:spacing w:val="-6"/>
        </w:rPr>
        <w:t xml:space="preserve"> </w:t>
      </w:r>
      <w:r>
        <w:rPr>
          <w:color w:val="212121"/>
        </w:rPr>
        <w:t>echosounders</w:t>
      </w:r>
      <w:r>
        <w:rPr>
          <w:color w:val="212121"/>
          <w:spacing w:val="-5"/>
        </w:rPr>
        <w:t xml:space="preserve"> </w:t>
      </w:r>
      <w:r>
        <w:rPr>
          <w:color w:val="212121"/>
        </w:rPr>
        <w:t>and</w:t>
      </w:r>
      <w:r>
        <w:rPr>
          <w:color w:val="212121"/>
          <w:spacing w:val="-4"/>
        </w:rPr>
        <w:t xml:space="preserve"> </w:t>
      </w:r>
      <w:r>
        <w:rPr>
          <w:color w:val="212121"/>
        </w:rPr>
        <w:t>acoustic</w:t>
      </w:r>
      <w:r>
        <w:rPr>
          <w:color w:val="212121"/>
          <w:spacing w:val="-4"/>
        </w:rPr>
        <w:t xml:space="preserve"> </w:t>
      </w:r>
      <w:r>
        <w:rPr>
          <w:color w:val="212121"/>
        </w:rPr>
        <w:t>Doppler</w:t>
      </w:r>
      <w:r>
        <w:rPr>
          <w:color w:val="212121"/>
          <w:spacing w:val="-5"/>
        </w:rPr>
        <w:t xml:space="preserve"> </w:t>
      </w:r>
      <w:r>
        <w:rPr>
          <w:color w:val="212121"/>
        </w:rPr>
        <w:t>current</w:t>
      </w:r>
      <w:r>
        <w:rPr>
          <w:color w:val="212121"/>
          <w:spacing w:val="-4"/>
        </w:rPr>
        <w:t xml:space="preserve"> </w:t>
      </w:r>
      <w:r>
        <w:rPr>
          <w:color w:val="212121"/>
        </w:rPr>
        <w:t>profilers</w:t>
      </w:r>
      <w:r>
        <w:rPr>
          <w:color w:val="212121"/>
          <w:spacing w:val="-5"/>
        </w:rPr>
        <w:t xml:space="preserve"> </w:t>
      </w:r>
      <w:r>
        <w:rPr>
          <w:color w:val="212121"/>
        </w:rPr>
        <w:t>on</w:t>
      </w:r>
      <w:r>
        <w:rPr>
          <w:color w:val="212121"/>
          <w:spacing w:val="-5"/>
        </w:rPr>
        <w:t xml:space="preserve"> </w:t>
      </w:r>
      <w:r>
        <w:rPr>
          <w:color w:val="212121"/>
        </w:rPr>
        <w:t xml:space="preserve">submerged moorings. </w:t>
      </w:r>
      <w:r>
        <w:rPr>
          <w:i/>
          <w:color w:val="212121"/>
        </w:rPr>
        <w:t>Frontiers in Marine Science</w:t>
      </w:r>
      <w:r>
        <w:rPr>
          <w:color w:val="212121"/>
        </w:rPr>
        <w:t xml:space="preserve">, </w:t>
      </w:r>
      <w:r>
        <w:rPr>
          <w:i/>
          <w:color w:val="212121"/>
        </w:rPr>
        <w:t>9</w:t>
      </w:r>
      <w:r>
        <w:rPr>
          <w:color w:val="212121"/>
        </w:rPr>
        <w:t>, 784469.</w:t>
      </w:r>
    </w:p>
    <w:p>
      <w:pPr>
        <w:pStyle w:val="Normal"/>
        <w:spacing w:lineRule="auto" w:line="480"/>
        <w:rPr/>
      </w:pPr>
      <w:r>
        <w:rPr>
          <w:color w:val="212121"/>
        </w:rPr>
        <w:t>De</w:t>
      </w:r>
      <w:r>
        <w:rPr>
          <w:color w:val="212121"/>
          <w:spacing w:val="-3"/>
        </w:rPr>
        <w:t xml:space="preserve"> </w:t>
      </w:r>
      <w:r>
        <w:rPr>
          <w:color w:val="212121"/>
        </w:rPr>
        <w:t>Robertis,</w:t>
      </w:r>
      <w:r>
        <w:rPr>
          <w:color w:val="212121"/>
          <w:spacing w:val="-3"/>
        </w:rPr>
        <w:t xml:space="preserve"> </w:t>
      </w:r>
      <w:r>
        <w:rPr>
          <w:color w:val="212121"/>
        </w:rPr>
        <w:t>A,</w:t>
      </w:r>
      <w:r>
        <w:rPr>
          <w:color w:val="212121"/>
          <w:spacing w:val="-3"/>
        </w:rPr>
        <w:t xml:space="preserve"> </w:t>
      </w:r>
      <w:r>
        <w:rPr>
          <w:color w:val="212121"/>
        </w:rPr>
        <w:t>and</w:t>
      </w:r>
      <w:r>
        <w:rPr>
          <w:color w:val="212121"/>
          <w:spacing w:val="-3"/>
        </w:rPr>
        <w:t xml:space="preserve"> </w:t>
      </w:r>
      <w:r>
        <w:rPr>
          <w:color w:val="212121"/>
        </w:rPr>
        <w:t>Higginbottom,</w:t>
      </w:r>
      <w:r>
        <w:rPr>
          <w:color w:val="212121"/>
          <w:spacing w:val="-3"/>
        </w:rPr>
        <w:t xml:space="preserve"> </w:t>
      </w:r>
      <w:r>
        <w:rPr>
          <w:color w:val="212121"/>
        </w:rPr>
        <w:t>I.</w:t>
      </w:r>
      <w:r>
        <w:rPr>
          <w:color w:val="212121"/>
          <w:spacing w:val="-3"/>
        </w:rPr>
        <w:t xml:space="preserve"> </w:t>
      </w:r>
      <w:r>
        <w:rPr>
          <w:color w:val="212121"/>
        </w:rPr>
        <w:t>(2007).</w:t>
      </w:r>
      <w:r>
        <w:rPr>
          <w:color w:val="212121"/>
          <w:spacing w:val="-3"/>
        </w:rPr>
        <w:t xml:space="preserve"> </w:t>
      </w:r>
      <w:r>
        <w:rPr>
          <w:color w:val="212121"/>
        </w:rPr>
        <w:t>A</w:t>
      </w:r>
      <w:r>
        <w:rPr>
          <w:color w:val="212121"/>
          <w:spacing w:val="-4"/>
        </w:rPr>
        <w:t xml:space="preserve"> </w:t>
      </w:r>
      <w:r>
        <w:rPr>
          <w:color w:val="212121"/>
        </w:rPr>
        <w:t>post-processing</w:t>
      </w:r>
      <w:r>
        <w:rPr>
          <w:color w:val="212121"/>
          <w:spacing w:val="-3"/>
        </w:rPr>
        <w:t xml:space="preserve"> </w:t>
      </w:r>
      <w:r>
        <w:rPr>
          <w:color w:val="212121"/>
        </w:rPr>
        <w:t>technique</w:t>
      </w:r>
      <w:r>
        <w:rPr>
          <w:color w:val="212121"/>
          <w:spacing w:val="-3"/>
        </w:rPr>
        <w:t xml:space="preserve"> </w:t>
      </w:r>
      <w:r>
        <w:rPr>
          <w:color w:val="212121"/>
        </w:rPr>
        <w:t>to</w:t>
      </w:r>
      <w:r>
        <w:rPr>
          <w:color w:val="212121"/>
          <w:spacing w:val="-4"/>
        </w:rPr>
        <w:t xml:space="preserve"> </w:t>
      </w:r>
      <w:r>
        <w:rPr>
          <w:color w:val="212121"/>
        </w:rPr>
        <w:t>estimate</w:t>
      </w:r>
      <w:r>
        <w:rPr>
          <w:color w:val="212121"/>
          <w:spacing w:val="-3"/>
        </w:rPr>
        <w:t xml:space="preserve"> </w:t>
      </w:r>
      <w:r>
        <w:rPr>
          <w:color w:val="212121"/>
        </w:rPr>
        <w:t>the</w:t>
      </w:r>
      <w:r>
        <w:rPr>
          <w:color w:val="212121"/>
          <w:spacing w:val="-3"/>
        </w:rPr>
        <w:t xml:space="preserve"> </w:t>
      </w:r>
      <w:r>
        <w:rPr>
          <w:color w:val="212121"/>
        </w:rPr>
        <w:t xml:space="preserve">signal-to- noise ratio and remove echosounder background noise. </w:t>
      </w:r>
      <w:r>
        <w:rPr>
          <w:i/>
          <w:color w:val="212121"/>
        </w:rPr>
        <w:t>ICES Journal of Marine Science</w:t>
      </w:r>
      <w:r>
        <w:rPr>
          <w:color w:val="212121"/>
        </w:rPr>
        <w:t xml:space="preserve">, </w:t>
      </w:r>
      <w:r>
        <w:rPr>
          <w:i/>
          <w:color w:val="212121"/>
        </w:rPr>
        <w:t>64</w:t>
      </w:r>
      <w:r>
        <w:rPr>
          <w:color w:val="212121"/>
        </w:rPr>
        <w:t xml:space="preserve">(6), 1282- </w:t>
      </w:r>
      <w:r>
        <w:rPr>
          <w:color w:val="212121"/>
          <w:spacing w:val="-2"/>
        </w:rPr>
        <w:t>1291.</w:t>
      </w:r>
    </w:p>
    <w:p>
      <w:pPr>
        <w:pStyle w:val="Normal"/>
        <w:spacing w:lineRule="auto" w:line="480"/>
        <w:rPr/>
      </w:pPr>
      <w:r>
        <w:rPr>
          <w:color w:val="212121"/>
        </w:rPr>
        <w:t>Demer,</w:t>
      </w:r>
      <w:r>
        <w:rPr>
          <w:color w:val="212121"/>
          <w:spacing w:val="-3"/>
        </w:rPr>
        <w:t xml:space="preserve"> </w:t>
      </w:r>
      <w:r>
        <w:rPr>
          <w:color w:val="212121"/>
        </w:rPr>
        <w:t>DA,</w:t>
      </w:r>
      <w:r>
        <w:rPr>
          <w:color w:val="212121"/>
          <w:spacing w:val="-3"/>
        </w:rPr>
        <w:t xml:space="preserve"> </w:t>
      </w:r>
      <w:r>
        <w:rPr>
          <w:color w:val="212121"/>
        </w:rPr>
        <w:t>Berger,</w:t>
      </w:r>
      <w:r>
        <w:rPr>
          <w:color w:val="212121"/>
          <w:spacing w:val="-3"/>
        </w:rPr>
        <w:t xml:space="preserve"> </w:t>
      </w:r>
      <w:r>
        <w:rPr>
          <w:color w:val="212121"/>
        </w:rPr>
        <w:t>L,</w:t>
      </w:r>
      <w:r>
        <w:rPr>
          <w:color w:val="212121"/>
          <w:spacing w:val="-3"/>
        </w:rPr>
        <w:t xml:space="preserve"> </w:t>
      </w:r>
      <w:r>
        <w:rPr>
          <w:color w:val="212121"/>
        </w:rPr>
        <w:t>Bernasconi,</w:t>
      </w:r>
      <w:r>
        <w:rPr>
          <w:color w:val="212121"/>
          <w:spacing w:val="-3"/>
        </w:rPr>
        <w:t xml:space="preserve"> </w:t>
      </w:r>
      <w:r>
        <w:rPr>
          <w:color w:val="212121"/>
        </w:rPr>
        <w:t>M,</w:t>
      </w:r>
      <w:r>
        <w:rPr>
          <w:color w:val="212121"/>
          <w:spacing w:val="-3"/>
        </w:rPr>
        <w:t xml:space="preserve"> </w:t>
      </w:r>
      <w:r>
        <w:rPr>
          <w:color w:val="212121"/>
        </w:rPr>
        <w:t>Bethke,</w:t>
      </w:r>
      <w:r>
        <w:rPr>
          <w:color w:val="212121"/>
          <w:spacing w:val="-3"/>
        </w:rPr>
        <w:t xml:space="preserve"> </w:t>
      </w:r>
      <w:r>
        <w:rPr>
          <w:color w:val="212121"/>
        </w:rPr>
        <w:t>E,</w:t>
      </w:r>
      <w:r>
        <w:rPr>
          <w:color w:val="212121"/>
          <w:spacing w:val="-3"/>
        </w:rPr>
        <w:t xml:space="preserve"> </w:t>
      </w:r>
      <w:r>
        <w:rPr>
          <w:color w:val="212121"/>
        </w:rPr>
        <w:t>Boswell,</w:t>
      </w:r>
      <w:r>
        <w:rPr>
          <w:color w:val="212121"/>
          <w:spacing w:val="-3"/>
        </w:rPr>
        <w:t xml:space="preserve"> </w:t>
      </w:r>
      <w:r>
        <w:rPr>
          <w:color w:val="212121"/>
        </w:rPr>
        <w:t>K,</w:t>
      </w:r>
      <w:r>
        <w:rPr>
          <w:color w:val="212121"/>
          <w:spacing w:val="-3"/>
        </w:rPr>
        <w:t xml:space="preserve"> </w:t>
      </w:r>
      <w:r>
        <w:rPr>
          <w:color w:val="212121"/>
        </w:rPr>
        <w:t>Chu,</w:t>
      </w:r>
      <w:r>
        <w:rPr>
          <w:color w:val="212121"/>
          <w:spacing w:val="-3"/>
        </w:rPr>
        <w:t xml:space="preserve"> </w:t>
      </w:r>
      <w:r>
        <w:rPr>
          <w:color w:val="212121"/>
        </w:rPr>
        <w:t>D,and</w:t>
      </w:r>
      <w:r>
        <w:rPr>
          <w:color w:val="212121"/>
          <w:spacing w:val="-3"/>
        </w:rPr>
        <w:t xml:space="preserve"> </w:t>
      </w:r>
      <w:r>
        <w:rPr>
          <w:color w:val="212121"/>
        </w:rPr>
        <w:t>Williamson,</w:t>
      </w:r>
      <w:r>
        <w:rPr>
          <w:color w:val="212121"/>
          <w:spacing w:val="-3"/>
        </w:rPr>
        <w:t xml:space="preserve"> </w:t>
      </w:r>
      <w:r>
        <w:rPr>
          <w:color w:val="212121"/>
        </w:rPr>
        <w:t>N</w:t>
      </w:r>
      <w:r>
        <w:rPr>
          <w:color w:val="212121"/>
          <w:spacing w:val="-2"/>
        </w:rPr>
        <w:t xml:space="preserve"> </w:t>
      </w:r>
      <w:r>
        <w:rPr>
          <w:color w:val="212121"/>
        </w:rPr>
        <w:t>(2015). Calibration of acoustic instruments. ICES Cooperative Research Reports (CRR), 215.</w:t>
      </w:r>
    </w:p>
    <w:p>
      <w:pPr>
        <w:pStyle w:val="Normal"/>
        <w:spacing w:lineRule="auto" w:line="480"/>
        <w:rPr>
          <w:sz w:val="24"/>
        </w:rPr>
      </w:pPr>
      <w:r>
        <w:rPr>
          <w:color w:val="212121"/>
          <w:sz w:val="24"/>
        </w:rPr>
        <w:t>Demer,</w:t>
      </w:r>
      <w:r>
        <w:rPr>
          <w:color w:val="212121"/>
          <w:spacing w:val="-2"/>
          <w:sz w:val="24"/>
        </w:rPr>
        <w:t xml:space="preserve"> </w:t>
      </w:r>
      <w:r>
        <w:rPr>
          <w:color w:val="212121"/>
          <w:sz w:val="24"/>
        </w:rPr>
        <w:t>D.</w:t>
      </w:r>
      <w:r>
        <w:rPr>
          <w:color w:val="212121"/>
          <w:spacing w:val="-2"/>
          <w:sz w:val="24"/>
        </w:rPr>
        <w:t xml:space="preserve"> </w:t>
      </w:r>
      <w:r>
        <w:rPr>
          <w:color w:val="212121"/>
          <w:sz w:val="24"/>
        </w:rPr>
        <w:t>A.,</w:t>
      </w:r>
      <w:r>
        <w:rPr>
          <w:color w:val="212121"/>
          <w:spacing w:val="-2"/>
          <w:sz w:val="24"/>
        </w:rPr>
        <w:t xml:space="preserve"> </w:t>
      </w:r>
      <w:r>
        <w:rPr>
          <w:color w:val="212121"/>
          <w:sz w:val="24"/>
        </w:rPr>
        <w:t>&amp;</w:t>
      </w:r>
      <w:r>
        <w:rPr>
          <w:color w:val="212121"/>
          <w:spacing w:val="-2"/>
          <w:sz w:val="24"/>
        </w:rPr>
        <w:t xml:space="preserve"> </w:t>
      </w:r>
      <w:r>
        <w:rPr>
          <w:color w:val="212121"/>
          <w:sz w:val="24"/>
        </w:rPr>
        <w:t>Hewitt,</w:t>
      </w:r>
      <w:r>
        <w:rPr>
          <w:color w:val="212121"/>
          <w:spacing w:val="-2"/>
          <w:sz w:val="24"/>
        </w:rPr>
        <w:t xml:space="preserve"> </w:t>
      </w:r>
      <w:r>
        <w:rPr>
          <w:color w:val="212121"/>
          <w:sz w:val="24"/>
        </w:rPr>
        <w:t>R.</w:t>
      </w:r>
      <w:r>
        <w:rPr>
          <w:color w:val="212121"/>
          <w:spacing w:val="-2"/>
          <w:sz w:val="24"/>
        </w:rPr>
        <w:t xml:space="preserve"> </w:t>
      </w:r>
      <w:r>
        <w:rPr>
          <w:color w:val="212121"/>
          <w:sz w:val="24"/>
        </w:rPr>
        <w:t>P.</w:t>
      </w:r>
      <w:r>
        <w:rPr>
          <w:color w:val="212121"/>
          <w:spacing w:val="-2"/>
          <w:sz w:val="24"/>
        </w:rPr>
        <w:t xml:space="preserve"> </w:t>
      </w:r>
      <w:r>
        <w:rPr>
          <w:color w:val="212121"/>
          <w:sz w:val="24"/>
        </w:rPr>
        <w:t>(1995).</w:t>
      </w:r>
      <w:r>
        <w:rPr>
          <w:color w:val="212121"/>
          <w:spacing w:val="-2"/>
          <w:sz w:val="24"/>
        </w:rPr>
        <w:t xml:space="preserve"> </w:t>
      </w:r>
      <w:r>
        <w:rPr>
          <w:color w:val="212121"/>
          <w:sz w:val="24"/>
        </w:rPr>
        <w:t>Bias</w:t>
      </w:r>
      <w:r>
        <w:rPr>
          <w:color w:val="212121"/>
          <w:spacing w:val="-4"/>
          <w:sz w:val="24"/>
        </w:rPr>
        <w:t xml:space="preserve"> </w:t>
      </w:r>
      <w:r>
        <w:rPr>
          <w:color w:val="212121"/>
          <w:sz w:val="24"/>
        </w:rPr>
        <w:t>in</w:t>
      </w:r>
      <w:r>
        <w:rPr>
          <w:color w:val="212121"/>
          <w:spacing w:val="-3"/>
          <w:sz w:val="24"/>
        </w:rPr>
        <w:t xml:space="preserve"> </w:t>
      </w:r>
      <w:r>
        <w:rPr>
          <w:color w:val="212121"/>
          <w:sz w:val="24"/>
        </w:rPr>
        <w:t>acoustic</w:t>
      </w:r>
      <w:r>
        <w:rPr>
          <w:color w:val="212121"/>
          <w:spacing w:val="-2"/>
          <w:sz w:val="24"/>
        </w:rPr>
        <w:t xml:space="preserve"> </w:t>
      </w:r>
      <w:r>
        <w:rPr>
          <w:color w:val="212121"/>
          <w:sz w:val="24"/>
        </w:rPr>
        <w:t>biomass</w:t>
      </w:r>
      <w:r>
        <w:rPr>
          <w:color w:val="212121"/>
          <w:spacing w:val="-4"/>
          <w:sz w:val="24"/>
        </w:rPr>
        <w:t xml:space="preserve"> </w:t>
      </w:r>
      <w:r>
        <w:rPr>
          <w:color w:val="212121"/>
          <w:sz w:val="24"/>
        </w:rPr>
        <w:t>estimates</w:t>
      </w:r>
      <w:r>
        <w:rPr>
          <w:color w:val="212121"/>
          <w:spacing w:val="-3"/>
          <w:sz w:val="24"/>
        </w:rPr>
        <w:t xml:space="preserve"> </w:t>
      </w:r>
      <w:r>
        <w:rPr>
          <w:color w:val="212121"/>
          <w:sz w:val="24"/>
        </w:rPr>
        <w:t>of</w:t>
      </w:r>
      <w:r>
        <w:rPr>
          <w:color w:val="212121"/>
          <w:spacing w:val="-1"/>
          <w:sz w:val="24"/>
        </w:rPr>
        <w:t xml:space="preserve"> </w:t>
      </w:r>
      <w:r>
        <w:rPr>
          <w:i/>
          <w:color w:val="212121"/>
          <w:sz w:val="24"/>
        </w:rPr>
        <w:t>Euphausia</w:t>
      </w:r>
      <w:r>
        <w:rPr>
          <w:i/>
          <w:color w:val="212121"/>
          <w:spacing w:val="-2"/>
          <w:sz w:val="24"/>
        </w:rPr>
        <w:t xml:space="preserve"> </w:t>
      </w:r>
      <w:r>
        <w:rPr>
          <w:i/>
          <w:color w:val="212121"/>
          <w:sz w:val="24"/>
        </w:rPr>
        <w:t xml:space="preserve">superba </w:t>
      </w:r>
      <w:r>
        <w:rPr>
          <w:color w:val="212121"/>
          <w:sz w:val="24"/>
        </w:rPr>
        <w:t>due</w:t>
      </w:r>
      <w:r>
        <w:rPr>
          <w:color w:val="212121"/>
          <w:spacing w:val="-2"/>
          <w:sz w:val="24"/>
        </w:rPr>
        <w:t xml:space="preserve"> </w:t>
      </w:r>
      <w:r>
        <w:rPr>
          <w:color w:val="212121"/>
          <w:sz w:val="24"/>
        </w:rPr>
        <w:t xml:space="preserve">to diel vertical migration. </w:t>
      </w:r>
      <w:r>
        <w:rPr>
          <w:i/>
          <w:color w:val="212121"/>
          <w:sz w:val="24"/>
        </w:rPr>
        <w:t>Deep Sea Research Part I: Oceanographic Research Papers</w:t>
      </w:r>
      <w:r>
        <w:rPr>
          <w:color w:val="212121"/>
          <w:sz w:val="24"/>
        </w:rPr>
        <w:t xml:space="preserve">, </w:t>
      </w:r>
      <w:r>
        <w:rPr>
          <w:i/>
          <w:color w:val="212121"/>
          <w:sz w:val="24"/>
        </w:rPr>
        <w:t>42</w:t>
      </w:r>
      <w:r>
        <w:rPr>
          <w:color w:val="212121"/>
          <w:sz w:val="24"/>
        </w:rPr>
        <w:t>(4), 455-475.</w:t>
      </w:r>
    </w:p>
    <w:p>
      <w:pPr>
        <w:pStyle w:val="Normal"/>
        <w:spacing w:lineRule="auto" w:line="480"/>
        <w:rPr/>
      </w:pPr>
      <w:r>
        <w:rPr>
          <w:color w:val="212121"/>
        </w:rPr>
        <w:t>Foote</w:t>
      </w:r>
      <w:r>
        <w:rPr>
          <w:color w:val="212121"/>
          <w:spacing w:val="-3"/>
        </w:rPr>
        <w:t xml:space="preserve"> </w:t>
      </w:r>
      <w:r>
        <w:rPr>
          <w:color w:val="212121"/>
        </w:rPr>
        <w:t>K.G.,</w:t>
      </w:r>
      <w:r>
        <w:rPr>
          <w:color w:val="212121"/>
          <w:spacing w:val="-3"/>
        </w:rPr>
        <w:t xml:space="preserve"> </w:t>
      </w:r>
      <w:r>
        <w:rPr>
          <w:color w:val="212121"/>
        </w:rPr>
        <w:t>Knudsen</w:t>
      </w:r>
      <w:r>
        <w:rPr>
          <w:color w:val="212121"/>
          <w:spacing w:val="-4"/>
        </w:rPr>
        <w:t xml:space="preserve"> </w:t>
      </w:r>
      <w:r>
        <w:rPr>
          <w:color w:val="212121"/>
        </w:rPr>
        <w:t>H.P.,</w:t>
      </w:r>
      <w:r>
        <w:rPr>
          <w:color w:val="212121"/>
          <w:spacing w:val="-3"/>
        </w:rPr>
        <w:t xml:space="preserve"> </w:t>
      </w:r>
      <w:r>
        <w:rPr>
          <w:color w:val="212121"/>
        </w:rPr>
        <w:t>Vestnes</w:t>
      </w:r>
      <w:r>
        <w:rPr>
          <w:color w:val="212121"/>
          <w:spacing w:val="-3"/>
        </w:rPr>
        <w:t xml:space="preserve"> </w:t>
      </w:r>
      <w:r>
        <w:rPr>
          <w:color w:val="212121"/>
        </w:rPr>
        <w:t>G.,</w:t>
      </w:r>
      <w:r>
        <w:rPr>
          <w:color w:val="212121"/>
          <w:spacing w:val="-3"/>
        </w:rPr>
        <w:t xml:space="preserve"> </w:t>
      </w:r>
      <w:r>
        <w:rPr>
          <w:color w:val="212121"/>
        </w:rPr>
        <w:t>Brede</w:t>
      </w:r>
      <w:r>
        <w:rPr>
          <w:color w:val="212121"/>
          <w:spacing w:val="-3"/>
        </w:rPr>
        <w:t xml:space="preserve"> </w:t>
      </w:r>
      <w:r>
        <w:rPr>
          <w:color w:val="212121"/>
        </w:rPr>
        <w:t>R.</w:t>
      </w:r>
      <w:r>
        <w:rPr>
          <w:color w:val="212121"/>
          <w:spacing w:val="-3"/>
        </w:rPr>
        <w:t xml:space="preserve"> </w:t>
      </w:r>
      <w:r>
        <w:rPr>
          <w:color w:val="212121"/>
        </w:rPr>
        <w:t>and</w:t>
      </w:r>
      <w:r>
        <w:rPr>
          <w:color w:val="212121"/>
          <w:spacing w:val="-3"/>
        </w:rPr>
        <w:t xml:space="preserve"> </w:t>
      </w:r>
      <w:r>
        <w:rPr>
          <w:color w:val="212121"/>
        </w:rPr>
        <w:t>Nielsen</w:t>
      </w:r>
      <w:r>
        <w:rPr>
          <w:color w:val="212121"/>
          <w:spacing w:val="-4"/>
        </w:rPr>
        <w:t xml:space="preserve"> </w:t>
      </w:r>
      <w:r>
        <w:rPr>
          <w:color w:val="212121"/>
        </w:rPr>
        <w:t>R.L.</w:t>
      </w:r>
      <w:r>
        <w:rPr>
          <w:color w:val="212121"/>
          <w:spacing w:val="-2"/>
        </w:rPr>
        <w:t xml:space="preserve"> </w:t>
      </w:r>
      <w:r>
        <w:rPr>
          <w:color w:val="212121"/>
        </w:rPr>
        <w:t>(1981).</w:t>
      </w:r>
      <w:r>
        <w:rPr>
          <w:color w:val="212121"/>
          <w:spacing w:val="-3"/>
        </w:rPr>
        <w:t xml:space="preserve"> </w:t>
      </w:r>
      <w:r>
        <w:rPr>
          <w:color w:val="212121"/>
        </w:rPr>
        <w:t>Improved</w:t>
      </w:r>
      <w:r>
        <w:rPr>
          <w:color w:val="212121"/>
          <w:spacing w:val="-3"/>
        </w:rPr>
        <w:t xml:space="preserve"> </w:t>
      </w:r>
      <w:r>
        <w:rPr>
          <w:color w:val="212121"/>
        </w:rPr>
        <w:t>calibration</w:t>
      </w:r>
      <w:r>
        <w:rPr>
          <w:color w:val="212121"/>
          <w:spacing w:val="-4"/>
        </w:rPr>
        <w:t xml:space="preserve"> </w:t>
      </w:r>
      <w:r>
        <w:rPr>
          <w:color w:val="212121"/>
        </w:rPr>
        <w:t>of hydroacoustic equipment with copper spheres. ICES CM1981/B:20, 18 pp</w:t>
      </w:r>
    </w:p>
    <w:p>
      <w:pPr>
        <w:pStyle w:val="Normal"/>
        <w:spacing w:lineRule="auto" w:line="480"/>
        <w:rPr>
          <w:i/>
          <w:i/>
        </w:rPr>
      </w:pPr>
      <w:r>
        <w:rPr>
          <w:color w:val="212121"/>
        </w:rPr>
        <w:t>Guihen,</w:t>
      </w:r>
      <w:r>
        <w:rPr>
          <w:color w:val="212121"/>
          <w:spacing w:val="-3"/>
        </w:rPr>
        <w:t xml:space="preserve"> </w:t>
      </w:r>
      <w:r>
        <w:rPr>
          <w:color w:val="212121"/>
        </w:rPr>
        <w:t>D,</w:t>
      </w:r>
      <w:r>
        <w:rPr>
          <w:color w:val="212121"/>
          <w:spacing w:val="-3"/>
        </w:rPr>
        <w:t xml:space="preserve"> </w:t>
      </w:r>
      <w:r>
        <w:rPr>
          <w:color w:val="212121"/>
        </w:rPr>
        <w:t>Fielding,</w:t>
      </w:r>
      <w:r>
        <w:rPr>
          <w:color w:val="212121"/>
          <w:spacing w:val="-3"/>
        </w:rPr>
        <w:t xml:space="preserve"> </w:t>
      </w:r>
      <w:r>
        <w:rPr>
          <w:color w:val="212121"/>
        </w:rPr>
        <w:t>S.</w:t>
      </w:r>
      <w:r>
        <w:rPr>
          <w:color w:val="212121"/>
          <w:spacing w:val="-3"/>
        </w:rPr>
        <w:t xml:space="preserve"> </w:t>
      </w:r>
      <w:r>
        <w:rPr>
          <w:color w:val="212121"/>
        </w:rPr>
        <w:t>Murphy,</w:t>
      </w:r>
      <w:r>
        <w:rPr>
          <w:color w:val="212121"/>
          <w:spacing w:val="-3"/>
        </w:rPr>
        <w:t xml:space="preserve"> </w:t>
      </w:r>
      <w:r>
        <w:rPr>
          <w:color w:val="212121"/>
        </w:rPr>
        <w:t>E</w:t>
      </w:r>
      <w:r>
        <w:rPr>
          <w:color w:val="212121"/>
          <w:spacing w:val="-3"/>
        </w:rPr>
        <w:t xml:space="preserve"> </w:t>
      </w:r>
      <w:r>
        <w:rPr>
          <w:color w:val="212121"/>
        </w:rPr>
        <w:t>J,</w:t>
      </w:r>
      <w:r>
        <w:rPr>
          <w:color w:val="212121"/>
          <w:spacing w:val="-3"/>
        </w:rPr>
        <w:t xml:space="preserve"> </w:t>
      </w:r>
      <w:r>
        <w:rPr>
          <w:color w:val="212121"/>
        </w:rPr>
        <w:t>Heywood,</w:t>
      </w:r>
      <w:r>
        <w:rPr>
          <w:color w:val="212121"/>
          <w:spacing w:val="-3"/>
        </w:rPr>
        <w:t xml:space="preserve"> </w:t>
      </w:r>
      <w:r>
        <w:rPr>
          <w:color w:val="212121"/>
        </w:rPr>
        <w:t>KJ,</w:t>
      </w:r>
      <w:r>
        <w:rPr>
          <w:color w:val="212121"/>
          <w:spacing w:val="-5"/>
        </w:rPr>
        <w:t xml:space="preserve"> </w:t>
      </w:r>
      <w:r>
        <w:rPr>
          <w:color w:val="212121"/>
        </w:rPr>
        <w:t>and</w:t>
      </w:r>
      <w:r>
        <w:rPr>
          <w:color w:val="212121"/>
          <w:spacing w:val="-3"/>
        </w:rPr>
        <w:t xml:space="preserve"> </w:t>
      </w:r>
      <w:r>
        <w:rPr>
          <w:color w:val="212121"/>
        </w:rPr>
        <w:t>Griffiths,</w:t>
      </w:r>
      <w:r>
        <w:rPr>
          <w:color w:val="212121"/>
          <w:spacing w:val="-3"/>
        </w:rPr>
        <w:t xml:space="preserve"> </w:t>
      </w:r>
      <w:r>
        <w:rPr>
          <w:color w:val="212121"/>
        </w:rPr>
        <w:t>G.</w:t>
      </w:r>
      <w:r>
        <w:rPr>
          <w:color w:val="212121"/>
          <w:spacing w:val="-3"/>
        </w:rPr>
        <w:t xml:space="preserve"> </w:t>
      </w:r>
      <w:r>
        <w:rPr>
          <w:color w:val="212121"/>
        </w:rPr>
        <w:t>(2014).</w:t>
      </w:r>
      <w:r>
        <w:rPr>
          <w:color w:val="212121"/>
          <w:spacing w:val="-1"/>
        </w:rPr>
        <w:t xml:space="preserve"> </w:t>
      </w:r>
      <w:r>
        <w:rPr>
          <w:color w:val="212121"/>
        </w:rPr>
        <w:t>An</w:t>
      </w:r>
      <w:r>
        <w:rPr>
          <w:color w:val="212121"/>
          <w:spacing w:val="-4"/>
        </w:rPr>
        <w:t xml:space="preserve"> </w:t>
      </w:r>
      <w:r>
        <w:rPr>
          <w:color w:val="212121"/>
        </w:rPr>
        <w:t>assessment</w:t>
      </w:r>
      <w:r>
        <w:rPr>
          <w:color w:val="212121"/>
          <w:spacing w:val="-3"/>
        </w:rPr>
        <w:t xml:space="preserve"> </w:t>
      </w:r>
      <w:r>
        <w:rPr>
          <w:color w:val="212121"/>
        </w:rPr>
        <w:t>of</w:t>
      </w:r>
      <w:r>
        <w:rPr>
          <w:color w:val="212121"/>
          <w:spacing w:val="-4"/>
        </w:rPr>
        <w:t xml:space="preserve"> </w:t>
      </w:r>
      <w:r>
        <w:rPr>
          <w:color w:val="212121"/>
        </w:rPr>
        <w:t>the use of ocean gliders to undertake acoustic measurements of zooplankton: the distribution and density of Antarctic krill (</w:t>
      </w:r>
      <w:r>
        <w:rPr>
          <w:i/>
          <w:color w:val="212121"/>
        </w:rPr>
        <w:t>Euphausia superba</w:t>
      </w:r>
      <w:r>
        <w:rPr>
          <w:color w:val="212121"/>
        </w:rPr>
        <w:t xml:space="preserve">) in the Weddell Sea. </w:t>
      </w:r>
      <w:r>
        <w:rPr>
          <w:i/>
          <w:color w:val="212121"/>
        </w:rPr>
        <w:t>Limnology and Oceanography:</w:t>
      </w:r>
    </w:p>
    <w:p>
      <w:pPr>
        <w:pStyle w:val="Normal"/>
        <w:spacing w:lineRule="auto" w:line="480"/>
        <w:rPr/>
      </w:pPr>
      <w:r>
        <w:rPr>
          <w:i/>
          <w:color w:val="212121"/>
        </w:rPr>
        <w:t>Methods</w:t>
      </w:r>
      <w:r>
        <w:rPr>
          <w:color w:val="212121"/>
        </w:rPr>
        <w:t>,</w:t>
      </w:r>
      <w:r>
        <w:rPr>
          <w:color w:val="212121"/>
          <w:spacing w:val="-2"/>
        </w:rPr>
        <w:t xml:space="preserve"> </w:t>
      </w:r>
      <w:r>
        <w:rPr>
          <w:i/>
          <w:color w:val="212121"/>
        </w:rPr>
        <w:t>12</w:t>
      </w:r>
      <w:r>
        <w:rPr>
          <w:color w:val="212121"/>
        </w:rPr>
        <w:t>(6),</w:t>
      </w:r>
      <w:r>
        <w:rPr>
          <w:color w:val="212121"/>
          <w:spacing w:val="-1"/>
        </w:rPr>
        <w:t xml:space="preserve"> </w:t>
      </w:r>
      <w:r>
        <w:rPr>
          <w:color w:val="212121"/>
        </w:rPr>
        <w:t>373-389.</w:t>
      </w:r>
      <w:r>
        <w:rPr>
          <w:color w:val="212121"/>
          <w:spacing w:val="-1"/>
        </w:rPr>
        <w:t xml:space="preserve"> </w:t>
      </w:r>
      <w:r>
        <w:rPr>
          <w:spacing w:val="-2"/>
        </w:rPr>
        <w:t>https://doi.org/10.4319/lom.2014.12.373</w:t>
      </w:r>
    </w:p>
    <w:p>
      <w:pPr>
        <w:pStyle w:val="Normal"/>
        <w:spacing w:lineRule="auto" w:line="480"/>
        <w:rPr/>
      </w:pPr>
      <w:r>
        <w:rPr/>
        <w:t>Hewitt, RP, Demer DA, and Emerey, JH. (2003). An 8-year cycle in krill biomass density inferred from acoustics surveys conducted in the vicinity of South Shetland Islands during the austral summers</w:t>
      </w:r>
      <w:r>
        <w:rPr>
          <w:spacing w:val="-5"/>
        </w:rPr>
        <w:t xml:space="preserve"> </w:t>
      </w:r>
      <w:r>
        <w:rPr/>
        <w:t>of</w:t>
      </w:r>
      <w:r>
        <w:rPr>
          <w:spacing w:val="-3"/>
        </w:rPr>
        <w:t xml:space="preserve"> </w:t>
      </w:r>
      <w:r>
        <w:rPr/>
        <w:t>1991-1992</w:t>
      </w:r>
      <w:r>
        <w:rPr>
          <w:spacing w:val="-3"/>
        </w:rPr>
        <w:t xml:space="preserve"> </w:t>
      </w:r>
      <w:r>
        <w:rPr/>
        <w:t>through</w:t>
      </w:r>
      <w:r>
        <w:rPr>
          <w:spacing w:val="-4"/>
        </w:rPr>
        <w:t xml:space="preserve"> </w:t>
      </w:r>
      <w:r>
        <w:rPr/>
        <w:t>2001-2002.</w:t>
      </w:r>
      <w:r>
        <w:rPr>
          <w:spacing w:val="-3"/>
        </w:rPr>
        <w:t xml:space="preserve"> </w:t>
      </w:r>
      <w:r>
        <w:rPr/>
        <w:t>Aquatic</w:t>
      </w:r>
      <w:r>
        <w:rPr>
          <w:spacing w:val="-5"/>
        </w:rPr>
        <w:t xml:space="preserve"> </w:t>
      </w:r>
      <w:r>
        <w:rPr/>
        <w:t>Living</w:t>
      </w:r>
      <w:r>
        <w:rPr>
          <w:spacing w:val="-3"/>
        </w:rPr>
        <w:t xml:space="preserve"> </w:t>
      </w:r>
      <w:r>
        <w:rPr/>
        <w:t>Resources.</w:t>
      </w:r>
      <w:r>
        <w:rPr>
          <w:spacing w:val="-3"/>
        </w:rPr>
        <w:t xml:space="preserve"> </w:t>
      </w:r>
      <w:r>
        <w:rPr/>
        <w:t>Vol</w:t>
      </w:r>
      <w:r>
        <w:rPr>
          <w:spacing w:val="-3"/>
        </w:rPr>
        <w:t xml:space="preserve"> </w:t>
      </w:r>
      <w:r>
        <w:rPr/>
        <w:t>16,</w:t>
      </w:r>
      <w:r>
        <w:rPr>
          <w:spacing w:val="-6"/>
        </w:rPr>
        <w:t xml:space="preserve"> </w:t>
      </w:r>
      <w:r>
        <w:rPr/>
        <w:t>Issue</w:t>
      </w:r>
      <w:r>
        <w:rPr>
          <w:spacing w:val="-3"/>
        </w:rPr>
        <w:t xml:space="preserve"> </w:t>
      </w:r>
      <w:r>
        <w:rPr/>
        <w:t>3.</w:t>
      </w:r>
      <w:r>
        <w:rPr>
          <w:spacing w:val="-3"/>
        </w:rPr>
        <w:t xml:space="preserve"> </w:t>
      </w:r>
      <w:r>
        <w:rPr/>
        <w:t>Pp.</w:t>
      </w:r>
      <w:r>
        <w:rPr>
          <w:spacing w:val="-3"/>
        </w:rPr>
        <w:t xml:space="preserve"> </w:t>
      </w:r>
      <w:r>
        <w:rPr/>
        <w:t xml:space="preserve">205-213. </w:t>
      </w:r>
      <w:r>
        <w:rPr>
          <w:spacing w:val="-2"/>
        </w:rPr>
        <w:t>https://doi.org/10.1016/S0990-7440(03)00019-6</w:t>
      </w:r>
    </w:p>
    <w:p>
      <w:pPr>
        <w:pStyle w:val="Normal"/>
        <w:spacing w:lineRule="auto" w:line="480"/>
        <w:rPr/>
      </w:pPr>
      <w:r>
        <w:rPr/>
        <w:t>Kinzey</w:t>
      </w:r>
      <w:r>
        <w:rPr>
          <w:spacing w:val="-1"/>
        </w:rPr>
        <w:t xml:space="preserve"> </w:t>
      </w:r>
      <w:r>
        <w:rPr/>
        <w:t>D,</w:t>
      </w:r>
      <w:r>
        <w:rPr>
          <w:spacing w:val="-5"/>
        </w:rPr>
        <w:t xml:space="preserve"> </w:t>
      </w:r>
      <w:r>
        <w:rPr/>
        <w:t>Cossio</w:t>
      </w:r>
      <w:r>
        <w:rPr>
          <w:spacing w:val="-3"/>
        </w:rPr>
        <w:t xml:space="preserve"> </w:t>
      </w:r>
      <w:r>
        <w:rPr/>
        <w:t>AM,</w:t>
      </w:r>
      <w:r>
        <w:rPr>
          <w:spacing w:val="-2"/>
        </w:rPr>
        <w:t xml:space="preserve"> </w:t>
      </w:r>
      <w:r>
        <w:rPr/>
        <w:t>Reiss</w:t>
      </w:r>
      <w:r>
        <w:rPr>
          <w:spacing w:val="-4"/>
        </w:rPr>
        <w:t xml:space="preserve"> </w:t>
      </w:r>
      <w:r>
        <w:rPr/>
        <w:t>CS</w:t>
      </w:r>
      <w:r>
        <w:rPr>
          <w:spacing w:val="-2"/>
        </w:rPr>
        <w:t xml:space="preserve"> </w:t>
      </w:r>
      <w:r>
        <w:rPr/>
        <w:t>and</w:t>
      </w:r>
      <w:r>
        <w:rPr>
          <w:spacing w:val="-2"/>
        </w:rPr>
        <w:t xml:space="preserve"> </w:t>
      </w:r>
      <w:r>
        <w:rPr/>
        <w:t>Watters</w:t>
      </w:r>
      <w:r>
        <w:rPr>
          <w:spacing w:val="-4"/>
        </w:rPr>
        <w:t xml:space="preserve"> </w:t>
      </w:r>
      <w:r>
        <w:rPr/>
        <w:t>GM</w:t>
      </w:r>
      <w:r>
        <w:rPr>
          <w:spacing w:val="-4"/>
        </w:rPr>
        <w:t xml:space="preserve"> </w:t>
      </w:r>
      <w:r>
        <w:rPr/>
        <w:t>(2022).</w:t>
      </w:r>
      <w:r>
        <w:rPr>
          <w:spacing w:val="-2"/>
        </w:rPr>
        <w:t xml:space="preserve"> </w:t>
      </w:r>
      <w:r>
        <w:rPr/>
        <w:t>Acoustic</w:t>
      </w:r>
      <w:r>
        <w:rPr>
          <w:spacing w:val="-2"/>
        </w:rPr>
        <w:t xml:space="preserve"> </w:t>
      </w:r>
      <w:r>
        <w:rPr/>
        <w:t>sampling</w:t>
      </w:r>
      <w:r>
        <w:rPr>
          <w:spacing w:val="-2"/>
        </w:rPr>
        <w:t xml:space="preserve"> </w:t>
      </w:r>
      <w:r>
        <w:rPr/>
        <w:t>of</w:t>
      </w:r>
      <w:r>
        <w:rPr>
          <w:spacing w:val="-2"/>
        </w:rPr>
        <w:t xml:space="preserve"> </w:t>
      </w:r>
      <w:r>
        <w:rPr/>
        <w:t>Antarctic</w:t>
      </w:r>
      <w:r>
        <w:rPr>
          <w:spacing w:val="-2"/>
        </w:rPr>
        <w:t xml:space="preserve"> </w:t>
      </w:r>
      <w:r>
        <w:rPr/>
        <w:t>krill</w:t>
      </w:r>
      <w:r>
        <w:rPr>
          <w:spacing w:val="-2"/>
        </w:rPr>
        <w:t xml:space="preserve"> </w:t>
      </w:r>
      <w:r>
        <w:rPr/>
        <w:t>with simulated underwater buoyancy gliders: Does the sawtooth dive pattern work? Front. Mar.</w:t>
      </w:r>
    </w:p>
    <w:p>
      <w:pPr>
        <w:pStyle w:val="Normal"/>
        <w:spacing w:lineRule="auto" w:line="480"/>
        <w:rPr>
          <w:color w:val="212121"/>
        </w:rPr>
      </w:pPr>
      <w:r>
        <w:rPr/>
        <w:t>Sci.</w:t>
      </w:r>
      <w:r>
        <w:rPr>
          <w:spacing w:val="-1"/>
        </w:rPr>
        <w:t xml:space="preserve"> </w:t>
      </w:r>
      <w:r>
        <w:rPr/>
        <w:t>9:1064181.</w:t>
      </w:r>
      <w:r>
        <w:rPr>
          <w:spacing w:val="-1"/>
        </w:rPr>
        <w:t xml:space="preserve"> </w:t>
      </w:r>
      <w:r>
        <w:rPr/>
        <w:t xml:space="preserve">doi: </w:t>
      </w:r>
      <w:r>
        <w:rPr>
          <w:spacing w:val="-2"/>
        </w:rPr>
        <w:t>10.3389/fmars.2022.1064181</w:t>
      </w:r>
    </w:p>
    <w:p>
      <w:pPr>
        <w:pStyle w:val="Normal"/>
        <w:spacing w:lineRule="auto" w:line="480"/>
        <w:rPr/>
      </w:pPr>
      <w:r>
        <w:rPr>
          <w:color w:val="212121"/>
        </w:rPr>
        <w:t>Miller,</w:t>
      </w:r>
      <w:r>
        <w:rPr>
          <w:color w:val="212121"/>
          <w:spacing w:val="-3"/>
        </w:rPr>
        <w:t xml:space="preserve"> </w:t>
      </w:r>
      <w:r>
        <w:rPr>
          <w:color w:val="212121"/>
        </w:rPr>
        <w:t>AK,</w:t>
      </w:r>
      <w:r>
        <w:rPr>
          <w:color w:val="212121"/>
          <w:spacing w:val="-3"/>
        </w:rPr>
        <w:t xml:space="preserve"> </w:t>
      </w:r>
      <w:r>
        <w:rPr>
          <w:color w:val="212121"/>
        </w:rPr>
        <w:t>and</w:t>
      </w:r>
      <w:r>
        <w:rPr>
          <w:color w:val="212121"/>
          <w:spacing w:val="-3"/>
        </w:rPr>
        <w:t xml:space="preserve"> </w:t>
      </w:r>
      <w:r>
        <w:rPr>
          <w:color w:val="212121"/>
        </w:rPr>
        <w:t>Trivelpiece,</w:t>
      </w:r>
      <w:r>
        <w:rPr>
          <w:color w:val="212121"/>
          <w:spacing w:val="-3"/>
        </w:rPr>
        <w:t xml:space="preserve"> </w:t>
      </w:r>
      <w:r>
        <w:rPr>
          <w:color w:val="212121"/>
        </w:rPr>
        <w:t>WZ.</w:t>
      </w:r>
      <w:r>
        <w:rPr>
          <w:color w:val="212121"/>
          <w:spacing w:val="-3"/>
        </w:rPr>
        <w:t xml:space="preserve"> </w:t>
      </w:r>
      <w:r>
        <w:rPr>
          <w:color w:val="212121"/>
        </w:rPr>
        <w:t>(2007).</w:t>
      </w:r>
      <w:r>
        <w:rPr>
          <w:color w:val="212121"/>
          <w:spacing w:val="-3"/>
        </w:rPr>
        <w:t xml:space="preserve"> </w:t>
      </w:r>
      <w:r>
        <w:rPr>
          <w:color w:val="212121"/>
        </w:rPr>
        <w:t>Cycles</w:t>
      </w:r>
      <w:r>
        <w:rPr>
          <w:color w:val="212121"/>
          <w:spacing w:val="-5"/>
        </w:rPr>
        <w:t xml:space="preserve"> </w:t>
      </w:r>
      <w:r>
        <w:rPr>
          <w:color w:val="212121"/>
        </w:rPr>
        <w:t>of</w:t>
      </w:r>
      <w:r>
        <w:rPr>
          <w:color w:val="212121"/>
          <w:spacing w:val="-6"/>
        </w:rPr>
        <w:t xml:space="preserve"> </w:t>
      </w:r>
      <w:r>
        <w:rPr>
          <w:i/>
          <w:color w:val="212121"/>
        </w:rPr>
        <w:t>Euphausia</w:t>
      </w:r>
      <w:r>
        <w:rPr>
          <w:i/>
          <w:color w:val="212121"/>
          <w:spacing w:val="-2"/>
        </w:rPr>
        <w:t xml:space="preserve"> </w:t>
      </w:r>
      <w:r>
        <w:rPr>
          <w:i/>
          <w:color w:val="212121"/>
        </w:rPr>
        <w:t xml:space="preserve">superba </w:t>
      </w:r>
      <w:r>
        <w:rPr>
          <w:color w:val="212121"/>
        </w:rPr>
        <w:t>recruitment</w:t>
      </w:r>
      <w:r>
        <w:rPr>
          <w:color w:val="212121"/>
          <w:spacing w:val="-3"/>
        </w:rPr>
        <w:t xml:space="preserve"> </w:t>
      </w:r>
      <w:r>
        <w:rPr>
          <w:color w:val="212121"/>
        </w:rPr>
        <w:t>evident</w:t>
      </w:r>
      <w:r>
        <w:rPr>
          <w:color w:val="212121"/>
          <w:spacing w:val="-3"/>
        </w:rPr>
        <w:t xml:space="preserve"> </w:t>
      </w:r>
      <w:r>
        <w:rPr>
          <w:color w:val="212121"/>
        </w:rPr>
        <w:t>in</w:t>
      </w:r>
      <w:r>
        <w:rPr>
          <w:color w:val="212121"/>
          <w:spacing w:val="-4"/>
        </w:rPr>
        <w:t xml:space="preserve"> </w:t>
      </w:r>
      <w:r>
        <w:rPr>
          <w:color w:val="212121"/>
        </w:rPr>
        <w:t>the</w:t>
      </w:r>
      <w:r>
        <w:rPr>
          <w:color w:val="212121"/>
          <w:spacing w:val="-3"/>
        </w:rPr>
        <w:t xml:space="preserve"> </w:t>
      </w:r>
      <w:r>
        <w:rPr>
          <w:color w:val="212121"/>
        </w:rPr>
        <w:t xml:space="preserve">diet of Pygoscelid penguins and net trawls in the South Shetland Islands, Antarctica. Polar Biology, 30, </w:t>
      </w:r>
      <w:r>
        <w:rPr>
          <w:color w:val="212121"/>
          <w:spacing w:val="-2"/>
        </w:rPr>
        <w:t>1615-1623.</w:t>
      </w:r>
    </w:p>
    <w:p>
      <w:pPr>
        <w:pStyle w:val="Normal"/>
        <w:spacing w:lineRule="auto" w:line="480"/>
        <w:rPr/>
      </w:pPr>
      <w:r>
        <w:rPr>
          <w:color w:val="212121"/>
        </w:rPr>
        <w:t>Reid,</w:t>
      </w:r>
      <w:r>
        <w:rPr>
          <w:color w:val="212121"/>
          <w:spacing w:val="-3"/>
        </w:rPr>
        <w:t xml:space="preserve"> </w:t>
      </w:r>
      <w:r>
        <w:rPr>
          <w:color w:val="212121"/>
        </w:rPr>
        <w:t>K,</w:t>
      </w:r>
      <w:r>
        <w:rPr>
          <w:color w:val="212121"/>
          <w:spacing w:val="-5"/>
        </w:rPr>
        <w:t xml:space="preserve"> </w:t>
      </w:r>
      <w:r>
        <w:rPr>
          <w:color w:val="212121"/>
        </w:rPr>
        <w:t>and</w:t>
      </w:r>
      <w:r>
        <w:rPr>
          <w:color w:val="212121"/>
          <w:spacing w:val="-3"/>
        </w:rPr>
        <w:t xml:space="preserve"> </w:t>
      </w:r>
      <w:r>
        <w:rPr>
          <w:color w:val="212121"/>
        </w:rPr>
        <w:t>Brierley,</w:t>
      </w:r>
      <w:r>
        <w:rPr>
          <w:color w:val="212121"/>
          <w:spacing w:val="-3"/>
        </w:rPr>
        <w:t xml:space="preserve"> </w:t>
      </w:r>
      <w:r>
        <w:rPr>
          <w:color w:val="212121"/>
        </w:rPr>
        <w:t>A</w:t>
      </w:r>
      <w:r>
        <w:rPr>
          <w:color w:val="212121"/>
          <w:spacing w:val="-3"/>
        </w:rPr>
        <w:t xml:space="preserve"> </w:t>
      </w:r>
      <w:r>
        <w:rPr>
          <w:color w:val="212121"/>
        </w:rPr>
        <w:t>S.</w:t>
      </w:r>
      <w:r>
        <w:rPr>
          <w:color w:val="212121"/>
          <w:spacing w:val="-5"/>
        </w:rPr>
        <w:t xml:space="preserve"> </w:t>
      </w:r>
      <w:r>
        <w:rPr>
          <w:color w:val="212121"/>
        </w:rPr>
        <w:t>(2001).</w:t>
      </w:r>
      <w:r>
        <w:rPr>
          <w:color w:val="212121"/>
          <w:spacing w:val="-3"/>
        </w:rPr>
        <w:t xml:space="preserve"> </w:t>
      </w:r>
      <w:r>
        <w:rPr>
          <w:color w:val="212121"/>
        </w:rPr>
        <w:t>The</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predator-derived</w:t>
      </w:r>
      <w:r>
        <w:rPr>
          <w:color w:val="212121"/>
          <w:spacing w:val="-3"/>
        </w:rPr>
        <w:t xml:space="preserve"> </w:t>
      </w:r>
      <w:r>
        <w:rPr>
          <w:color w:val="212121"/>
        </w:rPr>
        <w:t>krill</w:t>
      </w:r>
      <w:r>
        <w:rPr>
          <w:color w:val="212121"/>
          <w:spacing w:val="-3"/>
        </w:rPr>
        <w:t xml:space="preserve"> </w:t>
      </w:r>
      <w:r>
        <w:rPr>
          <w:color w:val="212121"/>
        </w:rPr>
        <w:t>length-frequency</w:t>
      </w:r>
      <w:r>
        <w:rPr>
          <w:color w:val="212121"/>
          <w:spacing w:val="-2"/>
        </w:rPr>
        <w:t xml:space="preserve"> </w:t>
      </w:r>
      <w:r>
        <w:rPr>
          <w:color w:val="212121"/>
        </w:rPr>
        <w:t>distributions</w:t>
      </w:r>
      <w:r>
        <w:rPr>
          <w:color w:val="212121"/>
          <w:spacing w:val="-5"/>
        </w:rPr>
        <w:t xml:space="preserve"> </w:t>
      </w:r>
      <w:r>
        <w:rPr>
          <w:color w:val="212121"/>
        </w:rPr>
        <w:t>to calculate krill target strength. CCAMLR Science, 8, 155-163.</w:t>
      </w:r>
    </w:p>
    <w:p>
      <w:pPr>
        <w:pStyle w:val="Normal"/>
        <w:spacing w:lineRule="auto" w:line="480"/>
        <w:rPr/>
      </w:pPr>
      <w:r>
        <w:rPr>
          <w:color w:val="212121"/>
        </w:rPr>
        <w:t>Reiss,</w:t>
      </w:r>
      <w:r>
        <w:rPr>
          <w:color w:val="212121"/>
          <w:spacing w:val="-3"/>
        </w:rPr>
        <w:t xml:space="preserve"> </w:t>
      </w:r>
      <w:r>
        <w:rPr>
          <w:color w:val="212121"/>
        </w:rPr>
        <w:t>CS,</w:t>
      </w:r>
      <w:r>
        <w:rPr>
          <w:color w:val="212121"/>
          <w:spacing w:val="-3"/>
        </w:rPr>
        <w:t xml:space="preserve"> </w:t>
      </w:r>
      <w:r>
        <w:rPr>
          <w:color w:val="212121"/>
        </w:rPr>
        <w:t>Cossio,</w:t>
      </w:r>
      <w:r>
        <w:rPr>
          <w:color w:val="212121"/>
          <w:spacing w:val="-3"/>
        </w:rPr>
        <w:t xml:space="preserve"> </w:t>
      </w:r>
      <w:r>
        <w:rPr>
          <w:color w:val="212121"/>
        </w:rPr>
        <w:t>AM,</w:t>
      </w:r>
      <w:r>
        <w:rPr>
          <w:color w:val="212121"/>
          <w:spacing w:val="-3"/>
        </w:rPr>
        <w:t xml:space="preserve"> </w:t>
      </w:r>
      <w:r>
        <w:rPr>
          <w:color w:val="212121"/>
        </w:rPr>
        <w:t>Loeb,</w:t>
      </w:r>
      <w:r>
        <w:rPr>
          <w:color w:val="212121"/>
          <w:spacing w:val="-3"/>
        </w:rPr>
        <w:t xml:space="preserve"> </w:t>
      </w:r>
      <w:r>
        <w:rPr>
          <w:color w:val="212121"/>
        </w:rPr>
        <w:t>V,</w:t>
      </w:r>
      <w:r>
        <w:rPr>
          <w:color w:val="212121"/>
          <w:spacing w:val="-3"/>
        </w:rPr>
        <w:t xml:space="preserve"> </w:t>
      </w:r>
      <w:r>
        <w:rPr>
          <w:color w:val="212121"/>
        </w:rPr>
        <w:t>and</w:t>
      </w:r>
      <w:r>
        <w:rPr>
          <w:color w:val="212121"/>
          <w:spacing w:val="-3"/>
        </w:rPr>
        <w:t xml:space="preserve"> </w:t>
      </w:r>
      <w:r>
        <w:rPr>
          <w:color w:val="212121"/>
        </w:rPr>
        <w:t>Demer,</w:t>
      </w:r>
      <w:r>
        <w:rPr>
          <w:color w:val="212121"/>
          <w:spacing w:val="-3"/>
        </w:rPr>
        <w:t xml:space="preserve"> </w:t>
      </w:r>
      <w:r>
        <w:rPr>
          <w:color w:val="212121"/>
        </w:rPr>
        <w:t>DA.</w:t>
      </w:r>
      <w:r>
        <w:rPr>
          <w:color w:val="212121"/>
          <w:spacing w:val="-3"/>
        </w:rPr>
        <w:t xml:space="preserve"> </w:t>
      </w:r>
      <w:r>
        <w:rPr>
          <w:color w:val="212121"/>
        </w:rPr>
        <w:t>(2008).</w:t>
      </w:r>
      <w:r>
        <w:rPr>
          <w:color w:val="212121"/>
          <w:spacing w:val="-3"/>
        </w:rPr>
        <w:t xml:space="preserve"> </w:t>
      </w:r>
      <w:r>
        <w:rPr>
          <w:color w:val="212121"/>
        </w:rPr>
        <w:t>Variations</w:t>
      </w:r>
      <w:r>
        <w:rPr>
          <w:color w:val="212121"/>
          <w:spacing w:val="-3"/>
        </w:rPr>
        <w:t xml:space="preserve"> </w:t>
      </w:r>
      <w:r>
        <w:rPr>
          <w:color w:val="212121"/>
        </w:rPr>
        <w:t>in</w:t>
      </w:r>
      <w:r>
        <w:rPr>
          <w:color w:val="212121"/>
          <w:spacing w:val="-3"/>
        </w:rPr>
        <w:t xml:space="preserve"> </w:t>
      </w:r>
      <w:r>
        <w:rPr>
          <w:color w:val="212121"/>
        </w:rPr>
        <w:t>the</w:t>
      </w:r>
      <w:r>
        <w:rPr>
          <w:color w:val="212121"/>
          <w:spacing w:val="-3"/>
        </w:rPr>
        <w:t xml:space="preserve"> </w:t>
      </w:r>
      <w:r>
        <w:rPr>
          <w:color w:val="212121"/>
        </w:rPr>
        <w:t>biomass</w:t>
      </w:r>
      <w:r>
        <w:rPr>
          <w:color w:val="212121"/>
          <w:spacing w:val="-4"/>
        </w:rPr>
        <w:t xml:space="preserve"> </w:t>
      </w:r>
      <w:r>
        <w:rPr>
          <w:color w:val="212121"/>
        </w:rPr>
        <w:t>of</w:t>
      </w:r>
      <w:r>
        <w:rPr>
          <w:color w:val="212121"/>
          <w:spacing w:val="-3"/>
        </w:rPr>
        <w:t xml:space="preserve"> </w:t>
      </w:r>
      <w:r>
        <w:rPr>
          <w:color w:val="212121"/>
        </w:rPr>
        <w:t>Antarctic</w:t>
      </w:r>
      <w:r>
        <w:rPr>
          <w:color w:val="212121"/>
          <w:spacing w:val="-3"/>
        </w:rPr>
        <w:t xml:space="preserve"> </w:t>
      </w:r>
      <w:r>
        <w:rPr>
          <w:color w:val="212121"/>
        </w:rPr>
        <w:t>krill (</w:t>
      </w:r>
      <w:r>
        <w:rPr>
          <w:i/>
          <w:color w:val="212121"/>
        </w:rPr>
        <w:t>Euphausia superba</w:t>
      </w:r>
      <w:r>
        <w:rPr>
          <w:color w:val="212121"/>
        </w:rPr>
        <w:t>) around the South Shetland Islands, 1996–2006. ICES Journal of Marine Science, 65(4), 497-508.</w:t>
      </w:r>
    </w:p>
    <w:p>
      <w:pPr>
        <w:pStyle w:val="Normal"/>
        <w:spacing w:lineRule="auto" w:line="480"/>
        <w:rPr/>
      </w:pPr>
      <w:r>
        <w:rPr/>
        <w:t>Reiss</w:t>
      </w:r>
      <w:r>
        <w:rPr>
          <w:spacing w:val="-4"/>
        </w:rPr>
        <w:t xml:space="preserve"> </w:t>
      </w:r>
      <w:r>
        <w:rPr/>
        <w:t>CS,</w:t>
      </w:r>
      <w:r>
        <w:rPr>
          <w:spacing w:val="-2"/>
        </w:rPr>
        <w:t xml:space="preserve"> </w:t>
      </w:r>
      <w:r>
        <w:rPr/>
        <w:t>Cossio</w:t>
      </w:r>
      <w:r>
        <w:rPr>
          <w:spacing w:val="-3"/>
        </w:rPr>
        <w:t xml:space="preserve"> </w:t>
      </w:r>
      <w:r>
        <w:rPr/>
        <w:t>A,</w:t>
      </w:r>
      <w:r>
        <w:rPr>
          <w:spacing w:val="-2"/>
        </w:rPr>
        <w:t xml:space="preserve"> </w:t>
      </w:r>
      <w:r>
        <w:rPr/>
        <w:t>Santora</w:t>
      </w:r>
      <w:r>
        <w:rPr>
          <w:spacing w:val="-3"/>
        </w:rPr>
        <w:t xml:space="preserve"> </w:t>
      </w:r>
      <w:r>
        <w:rPr/>
        <w:t>JA,</w:t>
      </w:r>
      <w:r>
        <w:rPr>
          <w:spacing w:val="-2"/>
        </w:rPr>
        <w:t xml:space="preserve"> </w:t>
      </w:r>
      <w:r>
        <w:rPr/>
        <w:t>Dietrich</w:t>
      </w:r>
      <w:r>
        <w:rPr>
          <w:spacing w:val="-3"/>
        </w:rPr>
        <w:t xml:space="preserve"> </w:t>
      </w:r>
      <w:r>
        <w:rPr/>
        <w:t>KS</w:t>
      </w:r>
      <w:r>
        <w:rPr>
          <w:spacing w:val="-2"/>
        </w:rPr>
        <w:t xml:space="preserve"> </w:t>
      </w:r>
      <w:r>
        <w:rPr/>
        <w:t>and</w:t>
      </w:r>
      <w:r>
        <w:rPr>
          <w:spacing w:val="-2"/>
        </w:rPr>
        <w:t xml:space="preserve"> </w:t>
      </w:r>
      <w:r>
        <w:rPr/>
        <w:t>others</w:t>
      </w:r>
      <w:r>
        <w:rPr>
          <w:spacing w:val="-4"/>
        </w:rPr>
        <w:t xml:space="preserve"> </w:t>
      </w:r>
      <w:r>
        <w:rPr/>
        <w:t>(2017).</w:t>
      </w:r>
      <w:r>
        <w:rPr>
          <w:spacing w:val="-2"/>
        </w:rPr>
        <w:t xml:space="preserve"> </w:t>
      </w:r>
      <w:r>
        <w:rPr/>
        <w:t>Overwinter</w:t>
      </w:r>
      <w:r>
        <w:rPr>
          <w:spacing w:val="-3"/>
        </w:rPr>
        <w:t xml:space="preserve"> </w:t>
      </w:r>
      <w:r>
        <w:rPr/>
        <w:t>habitat</w:t>
      </w:r>
      <w:r>
        <w:rPr>
          <w:spacing w:val="-2"/>
        </w:rPr>
        <w:t xml:space="preserve"> </w:t>
      </w:r>
      <w:r>
        <w:rPr/>
        <w:t>selection</w:t>
      </w:r>
      <w:r>
        <w:rPr>
          <w:spacing w:val="-3"/>
        </w:rPr>
        <w:t xml:space="preserve"> </w:t>
      </w:r>
      <w:r>
        <w:rPr/>
        <w:t>by Antarctic krill under varying sea-ice conditions: implications for top predators and fishery management. Mar Ecol Prog Ser 568:1-16. https://doi.org/10.3354/meps12099</w:t>
      </w:r>
    </w:p>
    <w:p>
      <w:pPr>
        <w:pStyle w:val="Normal"/>
        <w:spacing w:lineRule="auto" w:line="480"/>
        <w:rPr/>
      </w:pPr>
      <w:r>
        <w:rPr/>
        <w:t>Reiss CS, Cossio AM, Walsh J, Cutter GR and Watters GM (2021). Glider-Based Estimates of Meso-Zooplankton</w:t>
      </w:r>
      <w:r>
        <w:rPr>
          <w:spacing w:val="-4"/>
        </w:rPr>
        <w:t xml:space="preserve"> </w:t>
      </w:r>
      <w:r>
        <w:rPr/>
        <w:t>Biomass</w:t>
      </w:r>
      <w:r>
        <w:rPr>
          <w:spacing w:val="-5"/>
        </w:rPr>
        <w:t xml:space="preserve"> </w:t>
      </w:r>
      <w:r>
        <w:rPr/>
        <w:t>Density:</w:t>
      </w:r>
      <w:r>
        <w:rPr>
          <w:spacing w:val="-3"/>
        </w:rPr>
        <w:t xml:space="preserve"> </w:t>
      </w:r>
      <w:r>
        <w:rPr/>
        <w:t>A</w:t>
      </w:r>
      <w:r>
        <w:rPr>
          <w:spacing w:val="-2"/>
        </w:rPr>
        <w:t xml:space="preserve"> </w:t>
      </w:r>
      <w:r>
        <w:rPr/>
        <w:t>Fisheries</w:t>
      </w:r>
      <w:r>
        <w:rPr>
          <w:spacing w:val="-5"/>
        </w:rPr>
        <w:t xml:space="preserve"> </w:t>
      </w:r>
      <w:r>
        <w:rPr/>
        <w:t>Case</w:t>
      </w:r>
      <w:r>
        <w:rPr>
          <w:spacing w:val="-3"/>
        </w:rPr>
        <w:t xml:space="preserve"> </w:t>
      </w:r>
      <w:r>
        <w:rPr/>
        <w:t>Study</w:t>
      </w:r>
      <w:r>
        <w:rPr>
          <w:spacing w:val="-3"/>
        </w:rPr>
        <w:t xml:space="preserve"> </w:t>
      </w:r>
      <w:r>
        <w:rPr/>
        <w:t>on</w:t>
      </w:r>
      <w:r>
        <w:rPr>
          <w:spacing w:val="-4"/>
        </w:rPr>
        <w:t xml:space="preserve"> </w:t>
      </w:r>
      <w:r>
        <w:rPr/>
        <w:t>Antarctic</w:t>
      </w:r>
      <w:r>
        <w:rPr>
          <w:spacing w:val="-3"/>
        </w:rPr>
        <w:t xml:space="preserve"> </w:t>
      </w:r>
      <w:r>
        <w:rPr/>
        <w:t>Krill</w:t>
      </w:r>
      <w:r>
        <w:rPr>
          <w:spacing w:val="-3"/>
        </w:rPr>
        <w:t xml:space="preserve"> </w:t>
      </w:r>
      <w:r>
        <w:rPr/>
        <w:t>(</w:t>
      </w:r>
      <w:r>
        <w:rPr>
          <w:i/>
        </w:rPr>
        <w:t>Euphausia</w:t>
      </w:r>
      <w:r>
        <w:rPr>
          <w:i/>
          <w:spacing w:val="-2"/>
        </w:rPr>
        <w:t xml:space="preserve"> </w:t>
      </w:r>
      <w:r>
        <w:rPr>
          <w:i/>
        </w:rPr>
        <w:t>superba</w:t>
      </w:r>
      <w:r>
        <w:rPr/>
        <w:t xml:space="preserve">) Around the Northern Antarctic Peninsula. Front. Mar. Sci. 8:604043. doi: </w:t>
      </w:r>
      <w:r>
        <w:rPr>
          <w:spacing w:val="-2"/>
        </w:rPr>
        <w:t>10.3389/fmars.2021.604043</w:t>
      </w:r>
    </w:p>
    <w:p>
      <w:pPr>
        <w:pStyle w:val="Normal"/>
        <w:spacing w:lineRule="auto" w:line="480"/>
        <w:rPr/>
      </w:pPr>
      <w:r>
        <w:rPr/>
        <w:t>SC-CAMLR</w:t>
      </w:r>
      <w:r>
        <w:rPr>
          <w:spacing w:val="-3"/>
        </w:rPr>
        <w:t xml:space="preserve"> </w:t>
      </w:r>
      <w:r>
        <w:rPr/>
        <w:t>(2010).</w:t>
      </w:r>
      <w:r>
        <w:rPr>
          <w:spacing w:val="-4"/>
        </w:rPr>
        <w:t xml:space="preserve"> </w:t>
      </w:r>
      <w:r>
        <w:rPr/>
        <w:t>Report</w:t>
      </w:r>
      <w:r>
        <w:rPr>
          <w:spacing w:val="-4"/>
        </w:rPr>
        <w:t xml:space="preserve"> </w:t>
      </w:r>
      <w:r>
        <w:rPr/>
        <w:t>of</w:t>
      </w:r>
      <w:r>
        <w:rPr>
          <w:spacing w:val="-3"/>
        </w:rPr>
        <w:t xml:space="preserve"> </w:t>
      </w:r>
      <w:r>
        <w:rPr/>
        <w:t>the</w:t>
      </w:r>
      <w:r>
        <w:rPr>
          <w:spacing w:val="-3"/>
        </w:rPr>
        <w:t xml:space="preserve"> </w:t>
      </w:r>
      <w:r>
        <w:rPr/>
        <w:t>fifth</w:t>
      </w:r>
      <w:r>
        <w:rPr>
          <w:spacing w:val="-3"/>
        </w:rPr>
        <w:t xml:space="preserve"> </w:t>
      </w:r>
      <w:r>
        <w:rPr/>
        <w:t>meeting</w:t>
      </w:r>
      <w:r>
        <w:rPr>
          <w:spacing w:val="-3"/>
        </w:rPr>
        <w:t xml:space="preserve"> </w:t>
      </w:r>
      <w:r>
        <w:rPr/>
        <w:t>of</w:t>
      </w:r>
      <w:r>
        <w:rPr>
          <w:spacing w:val="-3"/>
        </w:rPr>
        <w:t xml:space="preserve"> </w:t>
      </w:r>
      <w:r>
        <w:rPr/>
        <w:t>the</w:t>
      </w:r>
      <w:r>
        <w:rPr>
          <w:spacing w:val="-3"/>
        </w:rPr>
        <w:t xml:space="preserve"> </w:t>
      </w:r>
      <w:r>
        <w:rPr/>
        <w:t>Subgroup</w:t>
      </w:r>
      <w:r>
        <w:rPr>
          <w:spacing w:val="-3"/>
        </w:rPr>
        <w:t xml:space="preserve"> </w:t>
      </w:r>
      <w:r>
        <w:rPr/>
        <w:t>on</w:t>
      </w:r>
      <w:r>
        <w:rPr>
          <w:spacing w:val="-4"/>
        </w:rPr>
        <w:t xml:space="preserve"> </w:t>
      </w:r>
      <w:r>
        <w:rPr/>
        <w:t>Acoustic</w:t>
      </w:r>
      <w:r>
        <w:rPr>
          <w:spacing w:val="-4"/>
        </w:rPr>
        <w:t xml:space="preserve"> </w:t>
      </w:r>
      <w:r>
        <w:rPr/>
        <w:t>Survey</w:t>
      </w:r>
      <w:r>
        <w:rPr>
          <w:spacing w:val="-2"/>
        </w:rPr>
        <w:t xml:space="preserve"> </w:t>
      </w:r>
      <w:r>
        <w:rPr/>
        <w:t>and</w:t>
      </w:r>
      <w:r>
        <w:rPr>
          <w:spacing w:val="-3"/>
        </w:rPr>
        <w:t xml:space="preserve"> </w:t>
      </w:r>
      <w:r>
        <w:rPr/>
        <w:t>Analysis Methods. SC-CCAMLR-XXIX/6.</w:t>
      </w:r>
    </w:p>
    <w:p>
      <w:pPr>
        <w:pStyle w:val="Normal"/>
        <w:spacing w:lineRule="auto" w:line="480"/>
        <w:rPr>
          <w:sz w:val="24"/>
        </w:rPr>
      </w:pPr>
      <w:r>
        <w:rPr>
          <w:color w:val="212121"/>
          <w:sz w:val="24"/>
        </w:rPr>
        <w:t>Tesler,</w:t>
      </w:r>
      <w:r>
        <w:rPr>
          <w:color w:val="212121"/>
          <w:spacing w:val="-2"/>
          <w:sz w:val="24"/>
        </w:rPr>
        <w:t xml:space="preserve"> </w:t>
      </w:r>
      <w:r>
        <w:rPr>
          <w:color w:val="212121"/>
          <w:sz w:val="24"/>
        </w:rPr>
        <w:t>W.</w:t>
      </w:r>
      <w:r>
        <w:rPr>
          <w:color w:val="212121"/>
          <w:spacing w:val="-2"/>
          <w:sz w:val="24"/>
        </w:rPr>
        <w:t xml:space="preserve"> </w:t>
      </w:r>
      <w:r>
        <w:rPr>
          <w:color w:val="212121"/>
          <w:sz w:val="24"/>
        </w:rPr>
        <w:t>D.</w:t>
      </w:r>
      <w:r>
        <w:rPr>
          <w:color w:val="212121"/>
          <w:spacing w:val="-2"/>
          <w:sz w:val="24"/>
        </w:rPr>
        <w:t xml:space="preserve"> </w:t>
      </w:r>
      <w:r>
        <w:rPr>
          <w:color w:val="212121"/>
          <w:sz w:val="24"/>
        </w:rPr>
        <w:t>(1989)</w:t>
      </w:r>
      <w:r>
        <w:rPr>
          <w:color w:val="212121"/>
          <w:spacing w:val="-2"/>
          <w:sz w:val="24"/>
        </w:rPr>
        <w:t xml:space="preserve"> </w:t>
      </w:r>
      <w:r>
        <w:rPr>
          <w:color w:val="212121"/>
          <w:sz w:val="24"/>
        </w:rPr>
        <w:t>Bias</w:t>
      </w:r>
      <w:r>
        <w:rPr>
          <w:color w:val="212121"/>
          <w:spacing w:val="-4"/>
          <w:sz w:val="24"/>
        </w:rPr>
        <w:t xml:space="preserve"> </w:t>
      </w:r>
      <w:r>
        <w:rPr>
          <w:color w:val="212121"/>
          <w:sz w:val="24"/>
        </w:rPr>
        <w:t>and</w:t>
      </w:r>
      <w:r>
        <w:rPr>
          <w:color w:val="212121"/>
          <w:spacing w:val="-2"/>
          <w:sz w:val="24"/>
        </w:rPr>
        <w:t xml:space="preserve"> </w:t>
      </w:r>
      <w:r>
        <w:rPr>
          <w:color w:val="212121"/>
          <w:sz w:val="24"/>
        </w:rPr>
        <w:t>precision</w:t>
      </w:r>
      <w:r>
        <w:rPr>
          <w:color w:val="212121"/>
          <w:spacing w:val="-3"/>
          <w:sz w:val="24"/>
        </w:rPr>
        <w:t xml:space="preserve"> </w:t>
      </w:r>
      <w:r>
        <w:rPr>
          <w:color w:val="212121"/>
          <w:sz w:val="24"/>
        </w:rPr>
        <w:t>in</w:t>
      </w:r>
      <w:r>
        <w:rPr>
          <w:color w:val="212121"/>
          <w:spacing w:val="-1"/>
          <w:sz w:val="24"/>
        </w:rPr>
        <w:t xml:space="preserve"> </w:t>
      </w:r>
      <w:r>
        <w:rPr>
          <w:color w:val="212121"/>
          <w:sz w:val="24"/>
        </w:rPr>
        <w:t>acoustic</w:t>
      </w:r>
      <w:r>
        <w:rPr>
          <w:color w:val="212121"/>
          <w:spacing w:val="-4"/>
          <w:sz w:val="24"/>
        </w:rPr>
        <w:t xml:space="preserve"> </w:t>
      </w:r>
      <w:r>
        <w:rPr>
          <w:color w:val="212121"/>
          <w:sz w:val="24"/>
        </w:rPr>
        <w:t>biomass</w:t>
      </w:r>
      <w:r>
        <w:rPr>
          <w:color w:val="212121"/>
          <w:spacing w:val="-4"/>
          <w:sz w:val="24"/>
        </w:rPr>
        <w:t xml:space="preserve"> </w:t>
      </w:r>
      <w:r>
        <w:rPr>
          <w:color w:val="212121"/>
          <w:sz w:val="24"/>
        </w:rPr>
        <w:t>estimation.</w:t>
      </w:r>
      <w:r>
        <w:rPr>
          <w:color w:val="212121"/>
          <w:spacing w:val="-2"/>
          <w:sz w:val="24"/>
        </w:rPr>
        <w:t xml:space="preserve"> </w:t>
      </w:r>
      <w:r>
        <w:rPr>
          <w:i/>
          <w:color w:val="212121"/>
          <w:sz w:val="24"/>
        </w:rPr>
        <w:t>Proceedings</w:t>
      </w:r>
      <w:r>
        <w:rPr>
          <w:i/>
          <w:color w:val="212121"/>
          <w:spacing w:val="-4"/>
          <w:sz w:val="24"/>
        </w:rPr>
        <w:t xml:space="preserve"> </w:t>
      </w:r>
      <w:r>
        <w:rPr>
          <w:i/>
          <w:color w:val="212121"/>
          <w:sz w:val="24"/>
        </w:rPr>
        <w:t>of</w:t>
      </w:r>
      <w:r>
        <w:rPr>
          <w:i/>
          <w:color w:val="212121"/>
          <w:spacing w:val="-2"/>
          <w:sz w:val="24"/>
        </w:rPr>
        <w:t xml:space="preserve"> </w:t>
      </w:r>
      <w:r>
        <w:rPr>
          <w:i/>
          <w:color w:val="212121"/>
          <w:sz w:val="24"/>
        </w:rPr>
        <w:t>the</w:t>
      </w:r>
      <w:r>
        <w:rPr>
          <w:i/>
          <w:color w:val="212121"/>
          <w:spacing w:val="-2"/>
          <w:sz w:val="24"/>
        </w:rPr>
        <w:t xml:space="preserve"> </w:t>
      </w:r>
      <w:r>
        <w:rPr>
          <w:i/>
          <w:color w:val="212121"/>
          <w:sz w:val="24"/>
        </w:rPr>
        <w:t>Institute</w:t>
      </w:r>
      <w:r>
        <w:rPr>
          <w:i/>
          <w:color w:val="212121"/>
          <w:spacing w:val="-2"/>
          <w:sz w:val="24"/>
        </w:rPr>
        <w:t xml:space="preserve"> </w:t>
      </w:r>
      <w:r>
        <w:rPr>
          <w:i/>
          <w:color w:val="212121"/>
          <w:sz w:val="24"/>
        </w:rPr>
        <w:t>of Acoustics</w:t>
      </w:r>
      <w:r>
        <w:rPr>
          <w:color w:val="212121"/>
          <w:sz w:val="24"/>
        </w:rPr>
        <w:t xml:space="preserve">, </w:t>
      </w:r>
      <w:r>
        <w:rPr>
          <w:i/>
          <w:color w:val="212121"/>
          <w:sz w:val="24"/>
        </w:rPr>
        <w:t>11</w:t>
      </w:r>
      <w:r>
        <w:rPr>
          <w:color w:val="212121"/>
          <w:sz w:val="24"/>
        </w:rPr>
        <w:t>(3), 202-211.</w:t>
      </w:r>
    </w:p>
    <w:p>
      <w:pPr>
        <w:sectPr>
          <w:footerReference w:type="even" r:id="rId8"/>
          <w:footerReference w:type="default" r:id="rId9"/>
          <w:footerReference w:type="first" r:id="rId10"/>
          <w:type w:val="nextPage"/>
          <w:pgSz w:w="12240" w:h="15840"/>
          <w:pgMar w:left="1340" w:right="1320" w:gutter="0" w:header="0" w:top="1360" w:footer="720" w:bottom="777"/>
          <w:lnNumType w:countBy="1" w:restart="continuous" w:distance="283"/>
          <w:pgNumType w:fmt="decimal"/>
          <w:formProt w:val="false"/>
          <w:textDirection w:val="lrTb"/>
          <w:docGrid w:type="default" w:linePitch="100" w:charSpace="4096"/>
        </w:sectPr>
        <w:pStyle w:val="Normal"/>
        <w:spacing w:lineRule="auto" w:line="480"/>
        <w:rPr/>
      </w:pPr>
      <w:r>
        <w:rPr>
          <w:color w:val="212121"/>
        </w:rPr>
        <w:t>WG-ASAM</w:t>
      </w:r>
      <w:r>
        <w:rPr>
          <w:color w:val="212121"/>
          <w:spacing w:val="-4"/>
        </w:rPr>
        <w:t xml:space="preserve"> </w:t>
      </w:r>
      <w:r>
        <w:rPr>
          <w:color w:val="212121"/>
        </w:rPr>
        <w:t>(2024)</w:t>
      </w:r>
      <w:r>
        <w:rPr>
          <w:color w:val="212121"/>
          <w:spacing w:val="-4"/>
        </w:rPr>
        <w:t xml:space="preserve"> </w:t>
      </w:r>
      <w:r>
        <w:rPr>
          <w:color w:val="212121"/>
        </w:rPr>
        <w:t>Report</w:t>
      </w:r>
      <w:r>
        <w:rPr>
          <w:color w:val="212121"/>
          <w:spacing w:val="-3"/>
        </w:rPr>
        <w:t xml:space="preserve"> </w:t>
      </w:r>
      <w:r>
        <w:rPr>
          <w:color w:val="212121"/>
        </w:rPr>
        <w:t>of</w:t>
      </w:r>
      <w:r>
        <w:rPr>
          <w:color w:val="212121"/>
          <w:spacing w:val="-5"/>
        </w:rPr>
        <w:t xml:space="preserve"> </w:t>
      </w:r>
      <w:r>
        <w:rPr>
          <w:color w:val="212121"/>
        </w:rPr>
        <w:t>the</w:t>
      </w:r>
      <w:r>
        <w:rPr>
          <w:color w:val="212121"/>
          <w:spacing w:val="-3"/>
        </w:rPr>
        <w:t xml:space="preserve"> </w:t>
      </w:r>
      <w:r>
        <w:rPr>
          <w:color w:val="212121"/>
        </w:rPr>
        <w:t>Working</w:t>
      </w:r>
      <w:r>
        <w:rPr>
          <w:color w:val="212121"/>
          <w:spacing w:val="-3"/>
        </w:rPr>
        <w:t xml:space="preserve"> </w:t>
      </w:r>
      <w:r>
        <w:rPr>
          <w:color w:val="212121"/>
        </w:rPr>
        <w:t>Group</w:t>
      </w:r>
      <w:r>
        <w:rPr>
          <w:color w:val="212121"/>
          <w:spacing w:val="-4"/>
        </w:rPr>
        <w:t xml:space="preserve"> </w:t>
      </w:r>
      <w:r>
        <w:rPr>
          <w:color w:val="212121"/>
        </w:rPr>
        <w:t>on</w:t>
      </w:r>
      <w:r>
        <w:rPr>
          <w:color w:val="212121"/>
          <w:spacing w:val="-4"/>
        </w:rPr>
        <w:t xml:space="preserve"> </w:t>
      </w:r>
      <w:r>
        <w:rPr>
          <w:color w:val="212121"/>
        </w:rPr>
        <w:t>Acoustic</w:t>
      </w:r>
      <w:r>
        <w:rPr>
          <w:color w:val="212121"/>
          <w:spacing w:val="-3"/>
        </w:rPr>
        <w:t xml:space="preserve"> </w:t>
      </w:r>
      <w:r>
        <w:rPr>
          <w:color w:val="212121"/>
        </w:rPr>
        <w:t>Survey</w:t>
      </w:r>
      <w:r>
        <w:rPr>
          <w:color w:val="212121"/>
          <w:spacing w:val="-2"/>
        </w:rPr>
        <w:t xml:space="preserve"> </w:t>
      </w:r>
      <w:r>
        <w:rPr>
          <w:color w:val="212121"/>
        </w:rPr>
        <w:t>and</w:t>
      </w:r>
      <w:r>
        <w:rPr>
          <w:color w:val="212121"/>
          <w:spacing w:val="-6"/>
        </w:rPr>
        <w:t xml:space="preserve"> </w:t>
      </w:r>
      <w:r>
        <w:rPr>
          <w:color w:val="212121"/>
        </w:rPr>
        <w:t>Analysis</w:t>
      </w:r>
      <w:r>
        <w:rPr>
          <w:color w:val="212121"/>
          <w:spacing w:val="-4"/>
        </w:rPr>
        <w:t xml:space="preserve"> </w:t>
      </w:r>
      <w:r>
        <w:rPr>
          <w:color w:val="212121"/>
        </w:rPr>
        <w:t>Methods</w:t>
      </w:r>
      <w:r>
        <w:rPr>
          <w:color w:val="212121"/>
          <w:spacing w:val="-4"/>
        </w:rPr>
        <w:t xml:space="preserve"> </w:t>
      </w:r>
      <w:r>
        <w:rPr>
          <w:color w:val="212121"/>
        </w:rPr>
        <w:t xml:space="preserve">(WG- </w:t>
      </w:r>
      <w:r>
        <w:rPr>
          <w:color w:val="212121"/>
          <w:spacing w:val="-2"/>
        </w:rPr>
        <w:t>ASAM-2024).</w:t>
      </w:r>
    </w:p>
    <w:p>
      <w:pPr>
        <w:pStyle w:val="Normal"/>
        <w:rPr/>
      </w:pPr>
      <w:r>
        <w:rPr>
          <w:spacing w:val="-2"/>
        </w:rPr>
        <w:t>Tables</w:t>
      </w:r>
    </w:p>
    <w:p>
      <w:pPr>
        <w:pStyle w:val="Normal"/>
        <w:rPr/>
      </w:pPr>
      <w:r>
        <w:rPr/>
        <w:t>Table</w:t>
      </w:r>
      <w:r>
        <w:rPr>
          <w:spacing w:val="-2"/>
        </w:rPr>
        <w:t xml:space="preserve"> </w:t>
      </w:r>
      <w:r>
        <w:rPr/>
        <w:t>1.</w:t>
      </w:r>
      <w:r>
        <w:rPr>
          <w:spacing w:val="-2"/>
        </w:rPr>
        <w:t xml:space="preserve"> </w:t>
      </w:r>
      <w:r>
        <w:rPr/>
        <w:t>School</w:t>
      </w:r>
      <w:r>
        <w:rPr>
          <w:spacing w:val="-2"/>
        </w:rPr>
        <w:t xml:space="preserve"> </w:t>
      </w:r>
      <w:r>
        <w:rPr/>
        <w:t>detection</w:t>
      </w:r>
      <w:r>
        <w:rPr>
          <w:spacing w:val="-5"/>
        </w:rPr>
        <w:t xml:space="preserve"> </w:t>
      </w:r>
      <w:r>
        <w:rPr/>
        <w:t>settings</w:t>
      </w:r>
      <w:r>
        <w:rPr>
          <w:spacing w:val="-3"/>
        </w:rPr>
        <w:t xml:space="preserve"> </w:t>
      </w:r>
      <w:r>
        <w:rPr/>
        <w:t>used</w:t>
      </w:r>
      <w:r>
        <w:rPr>
          <w:spacing w:val="-2"/>
        </w:rPr>
        <w:t xml:space="preserve"> </w:t>
      </w:r>
      <w:r>
        <w:rPr/>
        <w:t>to</w:t>
      </w:r>
      <w:r>
        <w:rPr>
          <w:spacing w:val="-3"/>
        </w:rPr>
        <w:t xml:space="preserve"> </w:t>
      </w:r>
      <w:r>
        <w:rPr/>
        <w:t>estimate</w:t>
      </w:r>
      <w:r>
        <w:rPr>
          <w:spacing w:val="-2"/>
        </w:rPr>
        <w:t xml:space="preserve"> </w:t>
      </w:r>
      <w:r>
        <w:rPr/>
        <w:t>the</w:t>
      </w:r>
      <w:r>
        <w:rPr>
          <w:spacing w:val="-1"/>
        </w:rPr>
        <w:t xml:space="preserve"> </w:t>
      </w:r>
      <w:r>
        <w:rPr/>
        <w:t>density</w:t>
      </w:r>
      <w:r>
        <w:rPr>
          <w:spacing w:val="-2"/>
        </w:rPr>
        <w:t xml:space="preserve"> </w:t>
      </w:r>
      <w:r>
        <w:rPr/>
        <w:t>of</w:t>
      </w:r>
      <w:r>
        <w:rPr>
          <w:spacing w:val="-2"/>
        </w:rPr>
        <w:t xml:space="preserve"> </w:t>
      </w:r>
      <w:r>
        <w:rPr/>
        <w:t>krill</w:t>
      </w:r>
      <w:r>
        <w:rPr>
          <w:spacing w:val="-2"/>
        </w:rPr>
        <w:t xml:space="preserve"> </w:t>
      </w:r>
      <w:r>
        <w:rPr/>
        <w:t>schools</w:t>
      </w:r>
      <w:r>
        <w:rPr>
          <w:spacing w:val="-4"/>
        </w:rPr>
        <w:t xml:space="preserve"> </w:t>
      </w:r>
      <w:r>
        <w:rPr/>
        <w:t>during</w:t>
      </w:r>
      <w:r>
        <w:rPr>
          <w:spacing w:val="-2"/>
        </w:rPr>
        <w:t xml:space="preserve"> </w:t>
      </w:r>
      <w:r>
        <w:rPr/>
        <w:t>the</w:t>
      </w:r>
      <w:r>
        <w:rPr>
          <w:spacing w:val="-2"/>
        </w:rPr>
        <w:t xml:space="preserve"> </w:t>
      </w:r>
      <w:r>
        <w:rPr/>
        <w:t>2023/24 austral summer glider deployments using a -75 dB threshold.</w:t>
      </w:r>
    </w:p>
    <w:p>
      <w:pPr>
        <w:pStyle w:val="Normal"/>
        <w:rPr>
          <w:sz w:val="20"/>
        </w:rPr>
      </w:pPr>
      <w:r>
        <w:rPr>
          <w:sz w:val="20"/>
        </w:rPr>
      </w:r>
    </w:p>
    <w:p>
      <w:pPr>
        <w:pStyle w:val="Normal"/>
        <w:rPr>
          <w:sz w:val="20"/>
        </w:rPr>
      </w:pPr>
      <w:r>
        <w:rPr>
          <w:sz w:val="20"/>
        </w:rPr>
      </w:r>
    </w:p>
    <w:tbl>
      <w:tblPr>
        <w:tblW w:w="5847" w:type="dxa"/>
        <w:jc w:val="left"/>
        <w:tblInd w:w="1862" w:type="dxa"/>
        <w:tblLayout w:type="fixed"/>
        <w:tblCellMar>
          <w:top w:w="0" w:type="dxa"/>
          <w:left w:w="5" w:type="dxa"/>
          <w:bottom w:w="0" w:type="dxa"/>
          <w:right w:w="5" w:type="dxa"/>
        </w:tblCellMar>
        <w:tblLook w:firstRow="1" w:noVBand="0" w:lastRow="1" w:firstColumn="1" w:lastColumn="1" w:noHBand="0" w:val="01e0"/>
      </w:tblPr>
      <w:tblGrid>
        <w:gridCol w:w="4399"/>
        <w:gridCol w:w="1447"/>
      </w:tblGrid>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Minimum</w:t>
            </w:r>
            <w:r>
              <w:rPr>
                <w:spacing w:val="-1"/>
                <w:sz w:val="24"/>
              </w:rPr>
              <w:t xml:space="preserve"> </w:t>
            </w:r>
            <w:r>
              <w:rPr>
                <w:sz w:val="24"/>
              </w:rPr>
              <w:t>total</w:t>
            </w:r>
            <w:r>
              <w:rPr>
                <w:spacing w:val="-1"/>
                <w:sz w:val="24"/>
              </w:rPr>
              <w:t xml:space="preserve"> </w:t>
            </w:r>
            <w:r>
              <w:rPr>
                <w:sz w:val="24"/>
              </w:rPr>
              <w:t>school</w:t>
            </w:r>
            <w:r>
              <w:rPr>
                <w:spacing w:val="-1"/>
                <w:sz w:val="24"/>
              </w:rPr>
              <w:t xml:space="preserve"> </w:t>
            </w:r>
            <w:r>
              <w:rPr>
                <w:sz w:val="24"/>
              </w:rPr>
              <w:t xml:space="preserve">height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10"/>
                <w:sz w:val="24"/>
              </w:rPr>
              <w:t>2</w:t>
            </w:r>
          </w:p>
        </w:tc>
      </w:tr>
      <w:tr>
        <w:trPr>
          <w:trHeight w:val="270" w:hRule="atLeast"/>
        </w:trPr>
        <w:tc>
          <w:tcPr>
            <w:tcW w:w="439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Minimum</w:t>
            </w:r>
            <w:r>
              <w:rPr>
                <w:spacing w:val="-4"/>
                <w:sz w:val="24"/>
              </w:rPr>
              <w:t xml:space="preserve"> </w:t>
            </w:r>
            <w:r>
              <w:rPr>
                <w:sz w:val="24"/>
              </w:rPr>
              <w:t>candidate</w:t>
            </w:r>
            <w:r>
              <w:rPr>
                <w:spacing w:val="-3"/>
                <w:sz w:val="24"/>
              </w:rPr>
              <w:t xml:space="preserve"> </w:t>
            </w:r>
            <w:r>
              <w:rPr>
                <w:sz w:val="24"/>
              </w:rPr>
              <w:t>length</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1.5</w:t>
            </w:r>
          </w:p>
        </w:tc>
      </w:tr>
      <w:tr>
        <w:trPr>
          <w:trHeight w:val="271" w:hRule="atLeast"/>
        </w:trPr>
        <w:tc>
          <w:tcPr>
            <w:tcW w:w="439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Minimum</w:t>
            </w:r>
            <w:r>
              <w:rPr>
                <w:spacing w:val="-4"/>
                <w:sz w:val="24"/>
              </w:rPr>
              <w:t xml:space="preserve"> </w:t>
            </w:r>
            <w:r>
              <w:rPr>
                <w:sz w:val="24"/>
              </w:rPr>
              <w:t>candidate</w:t>
            </w:r>
            <w:r>
              <w:rPr>
                <w:spacing w:val="-4"/>
                <w:sz w:val="24"/>
              </w:rPr>
              <w:t xml:space="preserve"> </w:t>
            </w:r>
            <w:r>
              <w:rPr>
                <w:sz w:val="24"/>
              </w:rPr>
              <w:t>height</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10"/>
                <w:sz w:val="24"/>
              </w:rPr>
              <w:t>2</w:t>
            </w:r>
          </w:p>
        </w:tc>
      </w:tr>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Maximum</w:t>
            </w:r>
            <w:r>
              <w:rPr>
                <w:spacing w:val="-2"/>
                <w:sz w:val="24"/>
              </w:rPr>
              <w:t xml:space="preserve"> </w:t>
            </w:r>
            <w:r>
              <w:rPr>
                <w:sz w:val="24"/>
              </w:rPr>
              <w:t>vertical</w:t>
            </w:r>
            <w:r>
              <w:rPr>
                <w:spacing w:val="-2"/>
                <w:sz w:val="24"/>
              </w:rPr>
              <w:t xml:space="preserve"> </w:t>
            </w:r>
            <w:r>
              <w:rPr>
                <w:sz w:val="24"/>
              </w:rPr>
              <w:t>linking</w:t>
            </w:r>
            <w:r>
              <w:rPr>
                <w:spacing w:val="-4"/>
                <w:sz w:val="24"/>
              </w:rPr>
              <w:t xml:space="preserve"> </w:t>
            </w:r>
            <w:r>
              <w:rPr>
                <w:sz w:val="24"/>
              </w:rPr>
              <w:t>distance</w:t>
            </w:r>
            <w:r>
              <w:rPr>
                <w:spacing w:val="-1"/>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10"/>
                <w:sz w:val="24"/>
              </w:rPr>
              <w:t>2</w:t>
            </w:r>
          </w:p>
        </w:tc>
      </w:tr>
      <w:tr>
        <w:trPr>
          <w:trHeight w:val="541" w:hRule="atLeast"/>
        </w:trPr>
        <w:tc>
          <w:tcPr>
            <w:tcW w:w="439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Maximum</w:t>
            </w:r>
            <w:r>
              <w:rPr>
                <w:spacing w:val="-3"/>
                <w:sz w:val="24"/>
              </w:rPr>
              <w:t xml:space="preserve"> </w:t>
            </w:r>
            <w:r>
              <w:rPr>
                <w:sz w:val="24"/>
              </w:rPr>
              <w:t>horizontal</w:t>
            </w:r>
            <w:r>
              <w:rPr>
                <w:spacing w:val="-4"/>
                <w:sz w:val="24"/>
              </w:rPr>
              <w:t xml:space="preserve"> </w:t>
            </w:r>
            <w:r>
              <w:rPr>
                <w:sz w:val="24"/>
              </w:rPr>
              <w:t>linking</w:t>
            </w:r>
            <w:r>
              <w:rPr>
                <w:spacing w:val="-3"/>
                <w:sz w:val="24"/>
              </w:rPr>
              <w:t xml:space="preserve"> </w:t>
            </w:r>
            <w:r>
              <w:rPr>
                <w:spacing w:val="-2"/>
                <w:sz w:val="24"/>
              </w:rPr>
              <w:t>distance</w:t>
            </w:r>
          </w:p>
          <w:p>
            <w:pPr>
              <w:pStyle w:val="Normal"/>
              <w:rPr>
                <w:sz w:val="24"/>
              </w:rPr>
            </w:pP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10"/>
                <w:sz w:val="24"/>
              </w:rPr>
              <w:t>3</w:t>
            </w:r>
          </w:p>
        </w:tc>
      </w:tr>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Minimum</w:t>
            </w:r>
            <w:r>
              <w:rPr>
                <w:spacing w:val="-2"/>
                <w:sz w:val="24"/>
              </w:rPr>
              <w:t xml:space="preserve"> </w:t>
            </w:r>
            <w:r>
              <w:rPr>
                <w:sz w:val="24"/>
              </w:rPr>
              <w:t>total</w:t>
            </w:r>
            <w:r>
              <w:rPr>
                <w:spacing w:val="-2"/>
                <w:sz w:val="24"/>
              </w:rPr>
              <w:t xml:space="preserve"> </w:t>
            </w:r>
            <w:r>
              <w:rPr>
                <w:sz w:val="24"/>
              </w:rPr>
              <w:t>school</w:t>
            </w:r>
            <w:r>
              <w:rPr>
                <w:spacing w:val="-1"/>
                <w:sz w:val="24"/>
              </w:rPr>
              <w:t xml:space="preserve"> </w:t>
            </w:r>
            <w:r>
              <w:rPr>
                <w:sz w:val="24"/>
              </w:rPr>
              <w:t>length</w:t>
            </w:r>
            <w:r>
              <w:rPr>
                <w:spacing w:val="-2"/>
                <w:sz w:val="24"/>
              </w:rPr>
              <w:t xml:space="preserve"> (meters)</w:t>
            </w:r>
          </w:p>
        </w:tc>
        <w:tc>
          <w:tcPr>
            <w:tcW w:w="144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7.5</w:t>
            </w:r>
          </w:p>
        </w:tc>
      </w:tr>
    </w:tbl>
    <w:p>
      <w:pPr>
        <w:sectPr>
          <w:footerReference w:type="even" r:id="rId11"/>
          <w:footerReference w:type="default" r:id="rId12"/>
          <w:footerReference w:type="first" r:id="rId13"/>
          <w:type w:val="nextPage"/>
          <w:pgSz w:w="12240" w:h="15840"/>
          <w:pgMar w:left="1340" w:right="1320" w:gutter="0" w:header="0" w:top="1820" w:footer="720" w:bottom="777"/>
          <w:lnNumType w:countBy="1" w:restart="continuous" w:distance="283"/>
          <w:pgNumType w:fmt="decimal"/>
          <w:formProt w:val="false"/>
          <w:textDirection w:val="lrTb"/>
          <w:docGrid w:type="default" w:linePitch="100" w:charSpace="4096"/>
        </w:sectPr>
      </w:pPr>
    </w:p>
    <w:p>
      <w:pPr>
        <w:pStyle w:val="Normal"/>
        <w:rPr>
          <w:sz w:val="24"/>
          <w:szCs w:val="24"/>
        </w:rPr>
      </w:pPr>
      <w:r>
        <w:rPr>
          <w:sz w:val="24"/>
          <w:szCs w:val="24"/>
        </w:rPr>
        <w:t>Table 2. Antarctic krill density and biomass estimates, standard deviations and the number of profiles in the survey analysis.</w:t>
      </w:r>
    </w:p>
    <w:p>
      <w:pPr>
        <w:pStyle w:val="Normal"/>
        <w:rPr>
          <w:rFonts w:cs="Calibri" w:cstheme="minorHAnsi"/>
          <w:sz w:val="24"/>
          <w:szCs w:val="24"/>
        </w:rPr>
      </w:pPr>
      <w:r>
        <w:rPr>
          <w:rFonts w:cs="Calibri" w:cstheme="minorHAnsi"/>
          <w:sz w:val="24"/>
          <w:szCs w:val="24"/>
        </w:rPr>
      </w:r>
    </w:p>
    <w:tbl>
      <w:tblPr>
        <w:tblStyle w:val="TableGrid"/>
        <w:tblW w:w="879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169"/>
        <w:gridCol w:w="878"/>
        <w:gridCol w:w="1053"/>
        <w:gridCol w:w="1316"/>
        <w:gridCol w:w="882"/>
        <w:gridCol w:w="1193"/>
        <w:gridCol w:w="1318"/>
        <w:gridCol w:w="987"/>
      </w:tblGrid>
      <w:tr>
        <w:trPr/>
        <w:tc>
          <w:tcPr>
            <w:tcW w:w="1169"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878" w:type="dxa"/>
            <w:tcBorders/>
          </w:tcPr>
          <w:p>
            <w:pPr>
              <w:pStyle w:val="Normal"/>
              <w:widowControl/>
              <w:suppressAutoHyphens w:val="true"/>
              <w:spacing w:before="0" w:after="0"/>
              <w:jc w:val="left"/>
              <w:rPr>
                <w:sz w:val="24"/>
                <w:szCs w:val="24"/>
              </w:rPr>
            </w:pPr>
            <w:r>
              <w:rPr>
                <w:kern w:val="0"/>
                <w:sz w:val="24"/>
                <w:szCs w:val="24"/>
                <w:lang w:val="en-US" w:eastAsia="en-US" w:bidi="ar-SA"/>
              </w:rPr>
              <w:t>70 kHz</w:t>
            </w:r>
          </w:p>
          <w:p>
            <w:pPr>
              <w:pStyle w:val="Normal"/>
              <w:widowControl/>
              <w:suppressAutoHyphens w:val="true"/>
              <w:spacing w:before="0" w:after="0"/>
              <w:jc w:val="left"/>
              <w:rPr>
                <w:sz w:val="24"/>
                <w:szCs w:val="24"/>
              </w:rPr>
            </w:pPr>
            <w:r>
              <w:rPr>
                <w:kern w:val="0"/>
                <w:sz w:val="24"/>
                <w:szCs w:val="24"/>
                <w:lang w:val="en-US" w:eastAsia="en-US" w:bidi="ar-SA"/>
              </w:rPr>
              <w:t>density (g/m2)</w:t>
            </w:r>
          </w:p>
        </w:tc>
        <w:tc>
          <w:tcPr>
            <w:tcW w:w="1053" w:type="dxa"/>
            <w:tcBorders/>
          </w:tcPr>
          <w:p>
            <w:pPr>
              <w:pStyle w:val="Normal"/>
              <w:widowControl/>
              <w:suppressAutoHyphens w:val="true"/>
              <w:spacing w:before="0" w:after="0"/>
              <w:jc w:val="left"/>
              <w:rPr>
                <w:sz w:val="24"/>
                <w:szCs w:val="24"/>
              </w:rPr>
            </w:pPr>
            <w:r>
              <w:rPr>
                <w:kern w:val="0"/>
                <w:sz w:val="24"/>
                <w:szCs w:val="24"/>
                <w:lang w:val="en-US" w:eastAsia="en-US" w:bidi="ar-SA"/>
              </w:rPr>
              <w:t>70 kHz STD</w:t>
            </w:r>
          </w:p>
        </w:tc>
        <w:tc>
          <w:tcPr>
            <w:tcW w:w="1316" w:type="dxa"/>
            <w:tcBorders/>
          </w:tcPr>
          <w:p>
            <w:pPr>
              <w:pStyle w:val="Normal"/>
              <w:widowControl/>
              <w:suppressAutoHyphens w:val="true"/>
              <w:spacing w:before="0" w:after="0"/>
              <w:jc w:val="left"/>
              <w:rPr>
                <w:sz w:val="24"/>
                <w:szCs w:val="24"/>
              </w:rPr>
            </w:pPr>
            <w:r>
              <w:rPr>
                <w:kern w:val="0"/>
                <w:sz w:val="24"/>
                <w:szCs w:val="24"/>
                <w:lang w:val="en-US" w:eastAsia="en-US" w:bidi="ar-SA"/>
              </w:rPr>
              <w:t>70 kHz biomass</w:t>
            </w:r>
          </w:p>
          <w:p>
            <w:pPr>
              <w:pStyle w:val="Normal"/>
              <w:widowControl/>
              <w:suppressAutoHyphens w:val="true"/>
              <w:spacing w:before="0" w:after="0"/>
              <w:jc w:val="left"/>
              <w:rPr>
                <w:sz w:val="24"/>
                <w:szCs w:val="24"/>
              </w:rPr>
            </w:pPr>
            <w:r>
              <w:rPr>
                <w:kern w:val="0"/>
                <w:sz w:val="24"/>
                <w:szCs w:val="24"/>
                <w:lang w:val="en-US" w:eastAsia="en-US" w:bidi="ar-SA"/>
              </w:rPr>
              <w:t>(tons)</w:t>
            </w:r>
          </w:p>
        </w:tc>
        <w:tc>
          <w:tcPr>
            <w:tcW w:w="882" w:type="dxa"/>
            <w:tcBorders/>
          </w:tcPr>
          <w:p>
            <w:pPr>
              <w:pStyle w:val="Normal"/>
              <w:widowControl/>
              <w:suppressAutoHyphens w:val="true"/>
              <w:spacing w:before="0" w:after="0"/>
              <w:jc w:val="left"/>
              <w:rPr>
                <w:sz w:val="24"/>
                <w:szCs w:val="24"/>
              </w:rPr>
            </w:pPr>
            <w:r>
              <w:rPr>
                <w:kern w:val="0"/>
                <w:sz w:val="24"/>
                <w:szCs w:val="24"/>
                <w:lang w:val="en-US" w:eastAsia="en-US" w:bidi="ar-SA"/>
              </w:rPr>
              <w:t>120 kHz</w:t>
            </w:r>
          </w:p>
          <w:p>
            <w:pPr>
              <w:pStyle w:val="Normal"/>
              <w:widowControl/>
              <w:suppressAutoHyphens w:val="true"/>
              <w:spacing w:before="0" w:after="0"/>
              <w:jc w:val="left"/>
              <w:rPr>
                <w:sz w:val="24"/>
                <w:szCs w:val="24"/>
              </w:rPr>
            </w:pPr>
            <w:r>
              <w:rPr>
                <w:kern w:val="0"/>
                <w:sz w:val="24"/>
                <w:szCs w:val="24"/>
                <w:lang w:val="en-US" w:eastAsia="en-US" w:bidi="ar-SA"/>
              </w:rPr>
              <w:t>density (g/m2)</w:t>
            </w:r>
          </w:p>
        </w:tc>
        <w:tc>
          <w:tcPr>
            <w:tcW w:w="1193" w:type="dxa"/>
            <w:tcBorders/>
          </w:tcPr>
          <w:p>
            <w:pPr>
              <w:pStyle w:val="Normal"/>
              <w:widowControl/>
              <w:suppressAutoHyphens w:val="true"/>
              <w:spacing w:before="0" w:after="0"/>
              <w:jc w:val="left"/>
              <w:rPr>
                <w:sz w:val="24"/>
                <w:szCs w:val="24"/>
              </w:rPr>
            </w:pPr>
            <w:r>
              <w:rPr>
                <w:kern w:val="0"/>
                <w:sz w:val="24"/>
                <w:szCs w:val="24"/>
                <w:lang w:val="en-US" w:eastAsia="en-US" w:bidi="ar-SA"/>
              </w:rPr>
              <w:t>120 kHz STD</w:t>
            </w:r>
          </w:p>
        </w:tc>
        <w:tc>
          <w:tcPr>
            <w:tcW w:w="1318" w:type="dxa"/>
            <w:tcBorders/>
          </w:tcPr>
          <w:p>
            <w:pPr>
              <w:pStyle w:val="Normal"/>
              <w:widowControl/>
              <w:suppressAutoHyphens w:val="true"/>
              <w:spacing w:before="0" w:after="0"/>
              <w:jc w:val="left"/>
              <w:rPr>
                <w:sz w:val="24"/>
                <w:szCs w:val="24"/>
              </w:rPr>
            </w:pPr>
            <w:r>
              <w:rPr>
                <w:kern w:val="0"/>
                <w:sz w:val="24"/>
                <w:szCs w:val="24"/>
                <w:lang w:val="en-US" w:eastAsia="en-US" w:bidi="ar-SA"/>
              </w:rPr>
              <w:t>120 kHz biomass</w:t>
            </w:r>
          </w:p>
          <w:p>
            <w:pPr>
              <w:pStyle w:val="Normal"/>
              <w:widowControl/>
              <w:suppressAutoHyphens w:val="true"/>
              <w:spacing w:before="0" w:after="0"/>
              <w:jc w:val="left"/>
              <w:rPr>
                <w:sz w:val="24"/>
                <w:szCs w:val="24"/>
              </w:rPr>
            </w:pPr>
            <w:r>
              <w:rPr>
                <w:kern w:val="0"/>
                <w:sz w:val="24"/>
                <w:szCs w:val="24"/>
                <w:lang w:val="en-US" w:eastAsia="en-US" w:bidi="ar-SA"/>
              </w:rPr>
              <w:t>(tons)</w:t>
            </w:r>
          </w:p>
        </w:tc>
        <w:tc>
          <w:tcPr>
            <w:tcW w:w="987" w:type="dxa"/>
            <w:tcBorders/>
          </w:tcPr>
          <w:p>
            <w:pPr>
              <w:pStyle w:val="Normal"/>
              <w:widowControl/>
              <w:suppressAutoHyphens w:val="true"/>
              <w:spacing w:before="0" w:after="0"/>
              <w:jc w:val="left"/>
              <w:rPr>
                <w:sz w:val="24"/>
                <w:szCs w:val="24"/>
              </w:rPr>
            </w:pPr>
            <w:r>
              <w:rPr>
                <w:kern w:val="0"/>
                <w:sz w:val="24"/>
                <w:szCs w:val="24"/>
                <w:lang w:val="en-US" w:eastAsia="en-US" w:bidi="ar-SA"/>
              </w:rPr>
              <w:t>Survey profiles</w:t>
            </w:r>
          </w:p>
          <w:p>
            <w:pPr>
              <w:pStyle w:val="Normal"/>
              <w:widowControl/>
              <w:suppressAutoHyphens w:val="true"/>
              <w:spacing w:before="0" w:after="0"/>
              <w:jc w:val="left"/>
              <w:rPr>
                <w:sz w:val="24"/>
                <w:szCs w:val="24"/>
              </w:rPr>
            </w:pPr>
            <w:r>
              <w:rPr>
                <w:kern w:val="0"/>
                <w:sz w:val="24"/>
                <w:szCs w:val="24"/>
                <w:lang w:val="en-US" w:eastAsia="en-US" w:bidi="ar-SA"/>
              </w:rPr>
              <w:t>(N)</w:t>
            </w:r>
          </w:p>
        </w:tc>
      </w:tr>
      <w:tr>
        <w:trPr/>
        <w:tc>
          <w:tcPr>
            <w:tcW w:w="1169"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878" w:type="dxa"/>
            <w:tcBorders/>
          </w:tcPr>
          <w:p>
            <w:pPr>
              <w:pStyle w:val="Normal"/>
              <w:widowControl/>
              <w:suppressAutoHyphens w:val="true"/>
              <w:spacing w:before="0" w:after="0"/>
              <w:jc w:val="left"/>
              <w:rPr>
                <w:sz w:val="24"/>
                <w:szCs w:val="24"/>
              </w:rPr>
            </w:pPr>
            <w:r>
              <w:rPr>
                <w:kern w:val="0"/>
                <w:sz w:val="24"/>
                <w:szCs w:val="24"/>
                <w:lang w:val="en-US" w:eastAsia="en-US" w:bidi="ar-SA"/>
              </w:rPr>
              <w:t>44.76</w:t>
            </w:r>
          </w:p>
        </w:tc>
        <w:tc>
          <w:tcPr>
            <w:tcW w:w="1053" w:type="dxa"/>
            <w:tcBorders/>
          </w:tcPr>
          <w:p>
            <w:pPr>
              <w:pStyle w:val="Normal"/>
              <w:widowControl/>
              <w:suppressAutoHyphens w:val="true"/>
              <w:spacing w:before="0" w:after="0"/>
              <w:jc w:val="left"/>
              <w:rPr>
                <w:sz w:val="24"/>
                <w:szCs w:val="24"/>
              </w:rPr>
            </w:pPr>
            <w:r>
              <w:rPr>
                <w:kern w:val="0"/>
                <w:sz w:val="24"/>
                <w:szCs w:val="24"/>
                <w:lang w:val="en-US" w:eastAsia="en-US" w:bidi="ar-SA"/>
              </w:rPr>
              <w:t>97.44</w:t>
            </w:r>
          </w:p>
        </w:tc>
        <w:tc>
          <w:tcPr>
            <w:tcW w:w="1316" w:type="dxa"/>
            <w:tcBorders/>
          </w:tcPr>
          <w:p>
            <w:pPr>
              <w:pStyle w:val="Normal"/>
              <w:widowControl/>
              <w:suppressAutoHyphens w:val="true"/>
              <w:spacing w:before="0" w:after="0"/>
              <w:jc w:val="left"/>
              <w:rPr>
                <w:sz w:val="24"/>
                <w:szCs w:val="24"/>
              </w:rPr>
            </w:pPr>
            <w:r>
              <w:rPr>
                <w:kern w:val="0"/>
                <w:sz w:val="24"/>
                <w:szCs w:val="24"/>
                <w:lang w:val="en-US" w:eastAsia="en-US" w:bidi="ar-SA"/>
              </w:rPr>
              <w:t>4.0282e+05</w:t>
            </w:r>
          </w:p>
        </w:tc>
        <w:tc>
          <w:tcPr>
            <w:tcW w:w="882" w:type="dxa"/>
            <w:tcBorders/>
          </w:tcPr>
          <w:p>
            <w:pPr>
              <w:pStyle w:val="Normal"/>
              <w:widowControl/>
              <w:suppressAutoHyphens w:val="true"/>
              <w:spacing w:before="0" w:after="0"/>
              <w:jc w:val="left"/>
              <w:rPr>
                <w:sz w:val="24"/>
                <w:szCs w:val="24"/>
              </w:rPr>
            </w:pPr>
            <w:r>
              <w:rPr>
                <w:kern w:val="0"/>
                <w:sz w:val="24"/>
                <w:szCs w:val="24"/>
                <w:lang w:val="en-US" w:eastAsia="en-US" w:bidi="ar-SA"/>
              </w:rPr>
              <w:t>35.66</w:t>
            </w:r>
          </w:p>
        </w:tc>
        <w:tc>
          <w:tcPr>
            <w:tcW w:w="1193" w:type="dxa"/>
            <w:tcBorders/>
          </w:tcPr>
          <w:p>
            <w:pPr>
              <w:pStyle w:val="Normal"/>
              <w:widowControl/>
              <w:suppressAutoHyphens w:val="true"/>
              <w:spacing w:before="0" w:after="0"/>
              <w:jc w:val="left"/>
              <w:rPr>
                <w:sz w:val="24"/>
                <w:szCs w:val="24"/>
              </w:rPr>
            </w:pPr>
            <w:r>
              <w:rPr>
                <w:kern w:val="0"/>
                <w:sz w:val="24"/>
                <w:szCs w:val="24"/>
                <w:lang w:val="en-US" w:eastAsia="en-US" w:bidi="ar-SA"/>
              </w:rPr>
              <w:t>79.43</w:t>
            </w:r>
          </w:p>
        </w:tc>
        <w:tc>
          <w:tcPr>
            <w:tcW w:w="1318" w:type="dxa"/>
            <w:tcBorders/>
          </w:tcPr>
          <w:p>
            <w:pPr>
              <w:pStyle w:val="Normal"/>
              <w:widowControl/>
              <w:suppressAutoHyphens w:val="true"/>
              <w:spacing w:before="0" w:after="0"/>
              <w:jc w:val="left"/>
              <w:rPr>
                <w:sz w:val="24"/>
                <w:szCs w:val="24"/>
              </w:rPr>
            </w:pPr>
            <w:r>
              <w:rPr>
                <w:kern w:val="0"/>
                <w:sz w:val="24"/>
                <w:szCs w:val="24"/>
                <w:lang w:val="en-US" w:eastAsia="en-US" w:bidi="ar-SA"/>
              </w:rPr>
              <w:t>3.2092e+05</w:t>
            </w:r>
          </w:p>
        </w:tc>
        <w:tc>
          <w:tcPr>
            <w:tcW w:w="987" w:type="dxa"/>
            <w:tcBorders/>
          </w:tcPr>
          <w:p>
            <w:pPr>
              <w:pStyle w:val="Normal"/>
              <w:widowControl/>
              <w:suppressAutoHyphens w:val="true"/>
              <w:spacing w:before="0" w:after="0"/>
              <w:jc w:val="left"/>
              <w:rPr>
                <w:sz w:val="24"/>
                <w:szCs w:val="24"/>
              </w:rPr>
            </w:pPr>
            <w:r>
              <w:rPr>
                <w:kern w:val="0"/>
                <w:sz w:val="24"/>
                <w:szCs w:val="24"/>
                <w:lang w:val="en-US" w:eastAsia="en-US" w:bidi="ar-SA"/>
              </w:rPr>
              <w:t>321</w:t>
            </w:r>
          </w:p>
        </w:tc>
      </w:tr>
      <w:tr>
        <w:trPr/>
        <w:tc>
          <w:tcPr>
            <w:tcW w:w="1169"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878" w:type="dxa"/>
            <w:tcBorders/>
          </w:tcPr>
          <w:p>
            <w:pPr>
              <w:pStyle w:val="Normal"/>
              <w:widowControl/>
              <w:suppressAutoHyphens w:val="true"/>
              <w:spacing w:before="0" w:after="0"/>
              <w:jc w:val="left"/>
              <w:rPr>
                <w:sz w:val="24"/>
                <w:szCs w:val="24"/>
              </w:rPr>
            </w:pPr>
            <w:r>
              <w:rPr>
                <w:kern w:val="0"/>
                <w:sz w:val="24"/>
                <w:szCs w:val="24"/>
                <w:lang w:val="en-US" w:eastAsia="en-US" w:bidi="ar-SA"/>
              </w:rPr>
              <w:t>44.15</w:t>
            </w:r>
          </w:p>
        </w:tc>
        <w:tc>
          <w:tcPr>
            <w:tcW w:w="1053" w:type="dxa"/>
            <w:tcBorders/>
          </w:tcPr>
          <w:p>
            <w:pPr>
              <w:pStyle w:val="Normal"/>
              <w:widowControl/>
              <w:suppressAutoHyphens w:val="true"/>
              <w:spacing w:before="0" w:after="0"/>
              <w:jc w:val="left"/>
              <w:rPr>
                <w:sz w:val="24"/>
                <w:szCs w:val="24"/>
              </w:rPr>
            </w:pPr>
            <w:r>
              <w:rPr>
                <w:kern w:val="0"/>
                <w:sz w:val="24"/>
                <w:szCs w:val="24"/>
                <w:lang w:val="en-US" w:eastAsia="en-US" w:bidi="ar-SA"/>
              </w:rPr>
              <w:t>117.42</w:t>
            </w:r>
          </w:p>
        </w:tc>
        <w:tc>
          <w:tcPr>
            <w:tcW w:w="1316" w:type="dxa"/>
            <w:tcBorders/>
          </w:tcPr>
          <w:p>
            <w:pPr>
              <w:pStyle w:val="Normal"/>
              <w:widowControl/>
              <w:suppressAutoHyphens w:val="true"/>
              <w:spacing w:before="0" w:after="0"/>
              <w:jc w:val="left"/>
              <w:rPr>
                <w:sz w:val="24"/>
                <w:szCs w:val="24"/>
              </w:rPr>
            </w:pPr>
            <w:r>
              <w:rPr>
                <w:kern w:val="0"/>
                <w:sz w:val="24"/>
                <w:szCs w:val="24"/>
                <w:lang w:val="en-US" w:eastAsia="en-US" w:bidi="ar-SA"/>
              </w:rPr>
              <w:t>3.9731e+05</w:t>
            </w:r>
          </w:p>
        </w:tc>
        <w:tc>
          <w:tcPr>
            <w:tcW w:w="882" w:type="dxa"/>
            <w:tcBorders/>
          </w:tcPr>
          <w:p>
            <w:pPr>
              <w:pStyle w:val="Normal"/>
              <w:widowControl/>
              <w:suppressAutoHyphens w:val="true"/>
              <w:spacing w:before="0" w:after="0"/>
              <w:jc w:val="left"/>
              <w:rPr>
                <w:sz w:val="24"/>
                <w:szCs w:val="24"/>
              </w:rPr>
            </w:pPr>
            <w:r>
              <w:rPr>
                <w:kern w:val="0"/>
                <w:sz w:val="24"/>
                <w:szCs w:val="24"/>
                <w:lang w:val="en-US" w:eastAsia="en-US" w:bidi="ar-SA"/>
              </w:rPr>
              <w:t>41.84</w:t>
            </w:r>
          </w:p>
        </w:tc>
        <w:tc>
          <w:tcPr>
            <w:tcW w:w="1193" w:type="dxa"/>
            <w:tcBorders/>
          </w:tcPr>
          <w:p>
            <w:pPr>
              <w:pStyle w:val="Normal"/>
              <w:widowControl/>
              <w:suppressAutoHyphens w:val="true"/>
              <w:spacing w:before="0" w:after="0"/>
              <w:jc w:val="left"/>
              <w:rPr>
                <w:sz w:val="24"/>
                <w:szCs w:val="24"/>
              </w:rPr>
            </w:pPr>
            <w:r>
              <w:rPr>
                <w:kern w:val="0"/>
                <w:sz w:val="24"/>
                <w:szCs w:val="24"/>
                <w:lang w:val="en-US" w:eastAsia="en-US" w:bidi="ar-SA"/>
              </w:rPr>
              <w:t>130.77</w:t>
            </w:r>
          </w:p>
        </w:tc>
        <w:tc>
          <w:tcPr>
            <w:tcW w:w="1318" w:type="dxa"/>
            <w:tcBorders/>
          </w:tcPr>
          <w:p>
            <w:pPr>
              <w:pStyle w:val="Normal"/>
              <w:widowControl/>
              <w:suppressAutoHyphens w:val="true"/>
              <w:spacing w:before="0" w:after="0"/>
              <w:jc w:val="left"/>
              <w:rPr>
                <w:sz w:val="24"/>
                <w:szCs w:val="24"/>
              </w:rPr>
            </w:pPr>
            <w:r>
              <w:rPr>
                <w:kern w:val="0"/>
                <w:sz w:val="24"/>
                <w:szCs w:val="24"/>
                <w:lang w:val="en-US" w:eastAsia="en-US" w:bidi="ar-SA"/>
              </w:rPr>
              <w:t>3.7655e+05</w:t>
            </w:r>
          </w:p>
        </w:tc>
        <w:tc>
          <w:tcPr>
            <w:tcW w:w="987" w:type="dxa"/>
            <w:tcBorders/>
          </w:tcPr>
          <w:p>
            <w:pPr>
              <w:pStyle w:val="Normal"/>
              <w:widowControl/>
              <w:suppressAutoHyphens w:val="true"/>
              <w:spacing w:before="0" w:after="0"/>
              <w:jc w:val="left"/>
              <w:rPr>
                <w:sz w:val="24"/>
                <w:szCs w:val="24"/>
              </w:rPr>
            </w:pPr>
            <w:r>
              <w:rPr>
                <w:kern w:val="0"/>
                <w:sz w:val="24"/>
                <w:szCs w:val="24"/>
                <w:lang w:val="en-US" w:eastAsia="en-US" w:bidi="ar-SA"/>
              </w:rPr>
              <w:t>323</w:t>
            </w:r>
          </w:p>
        </w:tc>
      </w:tr>
    </w:tbl>
    <w:p>
      <w:pPr>
        <w:pStyle w:val="Normal"/>
        <w:rPr/>
      </w:pPr>
      <w:r>
        <w:rPr/>
      </w:r>
    </w:p>
    <w:p>
      <w:pPr>
        <w:pStyle w:val="Normal"/>
        <w:rPr/>
      </w:pPr>
      <w:r>
        <w:rPr/>
      </w:r>
    </w:p>
    <w:p>
      <w:pPr>
        <w:pStyle w:val="Normal"/>
        <w:rPr/>
      </w:pPr>
      <w:r>
        <w:rPr/>
      </w:r>
    </w:p>
    <w:p>
      <w:pPr>
        <w:pStyle w:val="Normal"/>
        <w:rPr>
          <w:sz w:val="24"/>
          <w:szCs w:val="24"/>
        </w:rPr>
      </w:pPr>
      <w:r>
        <w:rPr>
          <w:sz w:val="24"/>
          <w:szCs w:val="24"/>
        </w:rPr>
        <w:t>Table 3. Antarctic krill density estimates and standard deviation of school analysis in the survey area.</w:t>
      </w:r>
    </w:p>
    <w:tbl>
      <w:tblPr>
        <w:tblStyle w:val="TableGrid"/>
        <w:tblW w:w="818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195"/>
        <w:gridCol w:w="1163"/>
        <w:gridCol w:w="1167"/>
        <w:gridCol w:w="1165"/>
        <w:gridCol w:w="1164"/>
        <w:gridCol w:w="1167"/>
        <w:gridCol w:w="1163"/>
      </w:tblGrid>
      <w:tr>
        <w:trPr/>
        <w:tc>
          <w:tcPr>
            <w:tcW w:w="1195"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1163" w:type="dxa"/>
            <w:tcBorders/>
          </w:tcPr>
          <w:p>
            <w:pPr>
              <w:pStyle w:val="Normal"/>
              <w:widowControl/>
              <w:suppressAutoHyphens w:val="true"/>
              <w:spacing w:before="0" w:after="0"/>
              <w:jc w:val="left"/>
              <w:rPr>
                <w:sz w:val="24"/>
                <w:szCs w:val="24"/>
              </w:rPr>
            </w:pPr>
            <w:r>
              <w:rPr>
                <w:kern w:val="0"/>
                <w:sz w:val="24"/>
                <w:szCs w:val="24"/>
                <w:lang w:val="en-US" w:eastAsia="en-US" w:bidi="ar-SA"/>
              </w:rPr>
              <w:t>70 kHz</w:t>
            </w:r>
          </w:p>
          <w:p>
            <w:pPr>
              <w:pStyle w:val="Normal"/>
              <w:widowControl/>
              <w:suppressAutoHyphens w:val="true"/>
              <w:spacing w:before="0" w:after="0"/>
              <w:jc w:val="left"/>
              <w:rPr>
                <w:sz w:val="24"/>
                <w:szCs w:val="24"/>
              </w:rPr>
            </w:pPr>
            <w:r>
              <w:rPr>
                <w:kern w:val="0"/>
                <w:sz w:val="24"/>
                <w:szCs w:val="24"/>
                <w:lang w:val="en-US" w:eastAsia="en-US" w:bidi="ar-SA"/>
              </w:rPr>
              <w:t>density (g/m2)</w:t>
            </w:r>
          </w:p>
        </w:tc>
        <w:tc>
          <w:tcPr>
            <w:tcW w:w="1167" w:type="dxa"/>
            <w:tcBorders/>
          </w:tcPr>
          <w:p>
            <w:pPr>
              <w:pStyle w:val="Normal"/>
              <w:widowControl/>
              <w:suppressAutoHyphens w:val="true"/>
              <w:spacing w:before="0" w:after="0"/>
              <w:jc w:val="left"/>
              <w:rPr>
                <w:sz w:val="24"/>
                <w:szCs w:val="24"/>
              </w:rPr>
            </w:pPr>
            <w:r>
              <w:rPr>
                <w:kern w:val="0"/>
                <w:sz w:val="24"/>
                <w:szCs w:val="24"/>
                <w:lang w:val="en-US" w:eastAsia="en-US" w:bidi="ar-SA"/>
              </w:rPr>
              <w:t>70 kHz STD</w:t>
            </w:r>
          </w:p>
        </w:tc>
        <w:tc>
          <w:tcPr>
            <w:tcW w:w="1165" w:type="dxa"/>
            <w:tcBorders/>
          </w:tcPr>
          <w:p>
            <w:pPr>
              <w:pStyle w:val="Normal"/>
              <w:widowControl/>
              <w:suppressAutoHyphens w:val="true"/>
              <w:spacing w:before="0" w:after="0"/>
              <w:jc w:val="left"/>
              <w:rPr>
                <w:sz w:val="24"/>
                <w:szCs w:val="24"/>
              </w:rPr>
            </w:pPr>
            <w:r>
              <w:rPr>
                <w:sz w:val="24"/>
                <w:szCs w:val="24"/>
              </w:rPr>
            </w:r>
          </w:p>
        </w:tc>
        <w:tc>
          <w:tcPr>
            <w:tcW w:w="1164" w:type="dxa"/>
            <w:tcBorders/>
          </w:tcPr>
          <w:p>
            <w:pPr>
              <w:pStyle w:val="Normal"/>
              <w:widowControl/>
              <w:suppressAutoHyphens w:val="true"/>
              <w:spacing w:before="0" w:after="0"/>
              <w:jc w:val="left"/>
              <w:rPr>
                <w:sz w:val="24"/>
                <w:szCs w:val="24"/>
              </w:rPr>
            </w:pPr>
            <w:r>
              <w:rPr>
                <w:kern w:val="0"/>
                <w:sz w:val="24"/>
                <w:szCs w:val="24"/>
                <w:lang w:val="en-US" w:eastAsia="en-US" w:bidi="ar-SA"/>
              </w:rPr>
              <w:t>120 kHz</w:t>
            </w:r>
          </w:p>
          <w:p>
            <w:pPr>
              <w:pStyle w:val="Normal"/>
              <w:widowControl/>
              <w:suppressAutoHyphens w:val="true"/>
              <w:spacing w:before="0" w:after="0"/>
              <w:jc w:val="left"/>
              <w:rPr>
                <w:sz w:val="24"/>
                <w:szCs w:val="24"/>
              </w:rPr>
            </w:pPr>
            <w:r>
              <w:rPr>
                <w:kern w:val="0"/>
                <w:sz w:val="24"/>
                <w:szCs w:val="24"/>
                <w:lang w:val="en-US" w:eastAsia="en-US" w:bidi="ar-SA"/>
              </w:rPr>
              <w:t>density (g/m2)</w:t>
            </w:r>
          </w:p>
        </w:tc>
        <w:tc>
          <w:tcPr>
            <w:tcW w:w="1167" w:type="dxa"/>
            <w:tcBorders/>
          </w:tcPr>
          <w:p>
            <w:pPr>
              <w:pStyle w:val="Normal"/>
              <w:widowControl/>
              <w:suppressAutoHyphens w:val="true"/>
              <w:spacing w:before="0" w:after="0"/>
              <w:jc w:val="left"/>
              <w:rPr>
                <w:sz w:val="24"/>
                <w:szCs w:val="24"/>
              </w:rPr>
            </w:pPr>
            <w:r>
              <w:rPr>
                <w:kern w:val="0"/>
                <w:sz w:val="24"/>
                <w:szCs w:val="24"/>
                <w:lang w:val="en-US" w:eastAsia="en-US" w:bidi="ar-SA"/>
              </w:rPr>
              <w:t>120 kHz STD</w:t>
            </w:r>
          </w:p>
        </w:tc>
        <w:tc>
          <w:tcPr>
            <w:tcW w:w="1163" w:type="dxa"/>
            <w:tcBorders/>
          </w:tcPr>
          <w:p>
            <w:pPr>
              <w:pStyle w:val="Normal"/>
              <w:widowControl/>
              <w:suppressAutoHyphens w:val="true"/>
              <w:spacing w:before="0" w:after="0"/>
              <w:jc w:val="left"/>
              <w:rPr>
                <w:sz w:val="24"/>
                <w:szCs w:val="24"/>
              </w:rPr>
            </w:pPr>
            <w:r>
              <w:rPr>
                <w:kern w:val="0"/>
                <w:sz w:val="24"/>
                <w:szCs w:val="24"/>
                <w:lang w:val="en-US" w:eastAsia="en-US" w:bidi="ar-SA"/>
              </w:rPr>
              <w:t>120 kHz</w:t>
            </w:r>
          </w:p>
          <w:p>
            <w:pPr>
              <w:pStyle w:val="Normal"/>
              <w:widowControl/>
              <w:suppressAutoHyphens w:val="true"/>
              <w:spacing w:before="0" w:after="0"/>
              <w:jc w:val="left"/>
              <w:rPr>
                <w:sz w:val="24"/>
                <w:szCs w:val="24"/>
              </w:rPr>
            </w:pPr>
            <w:r>
              <w:rPr>
                <w:kern w:val="0"/>
                <w:sz w:val="24"/>
                <w:szCs w:val="24"/>
                <w:lang w:val="en-US" w:eastAsia="en-US" w:bidi="ar-SA"/>
              </w:rPr>
              <w:t>school count</w:t>
            </w:r>
          </w:p>
        </w:tc>
      </w:tr>
      <w:tr>
        <w:trPr/>
        <w:tc>
          <w:tcPr>
            <w:tcW w:w="1195"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163" w:type="dxa"/>
            <w:tcBorders/>
          </w:tcPr>
          <w:p>
            <w:pPr>
              <w:pStyle w:val="Normal"/>
              <w:widowControl/>
              <w:suppressAutoHyphens w:val="true"/>
              <w:spacing w:before="0" w:after="0"/>
              <w:jc w:val="left"/>
              <w:rPr>
                <w:sz w:val="24"/>
                <w:szCs w:val="24"/>
              </w:rPr>
            </w:pPr>
            <w:r>
              <w:rPr>
                <w:kern w:val="0"/>
                <w:sz w:val="24"/>
                <w:szCs w:val="24"/>
                <w:lang w:val="en-US" w:eastAsia="en-US" w:bidi="ar-SA"/>
              </w:rPr>
              <w:t>39.04</w:t>
            </w:r>
          </w:p>
        </w:tc>
        <w:tc>
          <w:tcPr>
            <w:tcW w:w="1167" w:type="dxa"/>
            <w:tcBorders/>
          </w:tcPr>
          <w:p>
            <w:pPr>
              <w:pStyle w:val="Normal"/>
              <w:widowControl/>
              <w:suppressAutoHyphens w:val="true"/>
              <w:spacing w:before="0" w:after="0"/>
              <w:jc w:val="left"/>
              <w:rPr>
                <w:sz w:val="24"/>
                <w:szCs w:val="24"/>
              </w:rPr>
            </w:pPr>
            <w:r>
              <w:rPr>
                <w:kern w:val="0"/>
                <w:sz w:val="24"/>
                <w:szCs w:val="24"/>
                <w:lang w:val="en-US" w:eastAsia="en-US" w:bidi="ar-SA"/>
              </w:rPr>
              <w:t>92.16</w:t>
            </w:r>
          </w:p>
        </w:tc>
        <w:tc>
          <w:tcPr>
            <w:tcW w:w="1165" w:type="dxa"/>
            <w:tcBorders/>
          </w:tcPr>
          <w:p>
            <w:pPr>
              <w:pStyle w:val="Normal"/>
              <w:widowControl/>
              <w:suppressAutoHyphens w:val="true"/>
              <w:spacing w:before="0" w:after="0"/>
              <w:jc w:val="left"/>
              <w:rPr>
                <w:sz w:val="24"/>
                <w:szCs w:val="24"/>
              </w:rPr>
            </w:pPr>
            <w:r>
              <w:rPr>
                <w:sz w:val="24"/>
                <w:szCs w:val="24"/>
              </w:rPr>
            </w:r>
          </w:p>
        </w:tc>
        <w:tc>
          <w:tcPr>
            <w:tcW w:w="1164" w:type="dxa"/>
            <w:tcBorders/>
          </w:tcPr>
          <w:p>
            <w:pPr>
              <w:pStyle w:val="Normal"/>
              <w:widowControl/>
              <w:suppressAutoHyphens w:val="true"/>
              <w:spacing w:before="0" w:after="0"/>
              <w:jc w:val="left"/>
              <w:rPr>
                <w:sz w:val="24"/>
                <w:szCs w:val="24"/>
              </w:rPr>
            </w:pPr>
            <w:r>
              <w:rPr>
                <w:kern w:val="0"/>
                <w:sz w:val="24"/>
                <w:szCs w:val="24"/>
                <w:lang w:val="en-US" w:eastAsia="en-US" w:bidi="ar-SA"/>
              </w:rPr>
              <w:t>31.93</w:t>
            </w:r>
          </w:p>
        </w:tc>
        <w:tc>
          <w:tcPr>
            <w:tcW w:w="1167" w:type="dxa"/>
            <w:tcBorders/>
          </w:tcPr>
          <w:p>
            <w:pPr>
              <w:pStyle w:val="Normal"/>
              <w:widowControl/>
              <w:suppressAutoHyphens w:val="true"/>
              <w:spacing w:before="0" w:after="0"/>
              <w:jc w:val="left"/>
              <w:rPr>
                <w:sz w:val="24"/>
                <w:szCs w:val="24"/>
              </w:rPr>
            </w:pPr>
            <w:r>
              <w:rPr>
                <w:kern w:val="0"/>
                <w:sz w:val="24"/>
                <w:szCs w:val="24"/>
                <w:lang w:val="en-US" w:eastAsia="en-US" w:bidi="ar-SA"/>
              </w:rPr>
              <w:t>75.24</w:t>
            </w:r>
          </w:p>
        </w:tc>
        <w:tc>
          <w:tcPr>
            <w:tcW w:w="1163" w:type="dxa"/>
            <w:tcBorders/>
          </w:tcPr>
          <w:p>
            <w:pPr>
              <w:pStyle w:val="Normal"/>
              <w:widowControl/>
              <w:suppressAutoHyphens w:val="true"/>
              <w:spacing w:before="0" w:after="0"/>
              <w:jc w:val="left"/>
              <w:rPr>
                <w:sz w:val="24"/>
                <w:szCs w:val="24"/>
              </w:rPr>
            </w:pPr>
            <w:r>
              <w:rPr>
                <w:kern w:val="0"/>
                <w:sz w:val="24"/>
                <w:szCs w:val="24"/>
                <w:lang w:val="en-US" w:eastAsia="en-US" w:bidi="ar-SA"/>
              </w:rPr>
              <w:t>710</w:t>
            </w:r>
          </w:p>
        </w:tc>
      </w:tr>
      <w:tr>
        <w:trPr/>
        <w:tc>
          <w:tcPr>
            <w:tcW w:w="1195"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163" w:type="dxa"/>
            <w:tcBorders/>
          </w:tcPr>
          <w:p>
            <w:pPr>
              <w:pStyle w:val="Normal"/>
              <w:widowControl/>
              <w:suppressAutoHyphens w:val="true"/>
              <w:spacing w:before="0" w:after="0"/>
              <w:jc w:val="left"/>
              <w:rPr>
                <w:sz w:val="24"/>
                <w:szCs w:val="24"/>
              </w:rPr>
            </w:pPr>
            <w:r>
              <w:rPr>
                <w:kern w:val="0"/>
                <w:sz w:val="24"/>
                <w:szCs w:val="24"/>
                <w:lang w:val="en-US" w:eastAsia="en-US" w:bidi="ar-SA"/>
              </w:rPr>
              <w:t>37.54</w:t>
            </w:r>
          </w:p>
        </w:tc>
        <w:tc>
          <w:tcPr>
            <w:tcW w:w="1167" w:type="dxa"/>
            <w:tcBorders/>
          </w:tcPr>
          <w:p>
            <w:pPr>
              <w:pStyle w:val="Normal"/>
              <w:widowControl/>
              <w:suppressAutoHyphens w:val="true"/>
              <w:spacing w:before="0" w:after="0"/>
              <w:jc w:val="left"/>
              <w:rPr>
                <w:sz w:val="24"/>
                <w:szCs w:val="24"/>
              </w:rPr>
            </w:pPr>
            <w:r>
              <w:rPr>
                <w:kern w:val="0"/>
                <w:sz w:val="24"/>
                <w:szCs w:val="24"/>
                <w:lang w:val="en-US" w:eastAsia="en-US" w:bidi="ar-SA"/>
              </w:rPr>
              <w:t>103.20</w:t>
            </w:r>
          </w:p>
        </w:tc>
        <w:tc>
          <w:tcPr>
            <w:tcW w:w="1165" w:type="dxa"/>
            <w:tcBorders/>
          </w:tcPr>
          <w:p>
            <w:pPr>
              <w:pStyle w:val="Normal"/>
              <w:widowControl/>
              <w:suppressAutoHyphens w:val="true"/>
              <w:spacing w:before="0" w:after="0"/>
              <w:jc w:val="left"/>
              <w:rPr>
                <w:sz w:val="24"/>
                <w:szCs w:val="24"/>
              </w:rPr>
            </w:pPr>
            <w:r>
              <w:rPr>
                <w:sz w:val="24"/>
                <w:szCs w:val="24"/>
              </w:rPr>
            </w:r>
          </w:p>
        </w:tc>
        <w:tc>
          <w:tcPr>
            <w:tcW w:w="1164" w:type="dxa"/>
            <w:tcBorders/>
          </w:tcPr>
          <w:p>
            <w:pPr>
              <w:pStyle w:val="Normal"/>
              <w:widowControl/>
              <w:suppressAutoHyphens w:val="true"/>
              <w:spacing w:before="0" w:after="0"/>
              <w:jc w:val="left"/>
              <w:rPr>
                <w:sz w:val="24"/>
                <w:szCs w:val="24"/>
              </w:rPr>
            </w:pPr>
            <w:r>
              <w:rPr>
                <w:kern w:val="0"/>
                <w:sz w:val="24"/>
                <w:szCs w:val="24"/>
                <w:lang w:val="en-US" w:eastAsia="en-US" w:bidi="ar-SA"/>
              </w:rPr>
              <w:t>34.95</w:t>
            </w:r>
          </w:p>
        </w:tc>
        <w:tc>
          <w:tcPr>
            <w:tcW w:w="1167" w:type="dxa"/>
            <w:tcBorders/>
          </w:tcPr>
          <w:p>
            <w:pPr>
              <w:pStyle w:val="Normal"/>
              <w:widowControl/>
              <w:suppressAutoHyphens w:val="true"/>
              <w:spacing w:before="0" w:after="0"/>
              <w:jc w:val="left"/>
              <w:rPr>
                <w:sz w:val="24"/>
                <w:szCs w:val="24"/>
              </w:rPr>
            </w:pPr>
            <w:r>
              <w:rPr>
                <w:kern w:val="0"/>
                <w:sz w:val="24"/>
                <w:szCs w:val="24"/>
                <w:lang w:val="en-US" w:eastAsia="en-US" w:bidi="ar-SA"/>
              </w:rPr>
              <w:t>99.71</w:t>
            </w:r>
          </w:p>
        </w:tc>
        <w:tc>
          <w:tcPr>
            <w:tcW w:w="1163" w:type="dxa"/>
            <w:tcBorders/>
          </w:tcPr>
          <w:p>
            <w:pPr>
              <w:pStyle w:val="Normal"/>
              <w:widowControl/>
              <w:suppressAutoHyphens w:val="true"/>
              <w:spacing w:before="0" w:after="0"/>
              <w:jc w:val="left"/>
              <w:rPr>
                <w:sz w:val="24"/>
                <w:szCs w:val="24"/>
              </w:rPr>
            </w:pPr>
            <w:r>
              <w:rPr>
                <w:kern w:val="0"/>
                <w:sz w:val="24"/>
                <w:szCs w:val="24"/>
                <w:lang w:val="en-US" w:eastAsia="en-US" w:bidi="ar-SA"/>
              </w:rPr>
              <w:t>582</w:t>
            </w:r>
          </w:p>
        </w:tc>
      </w:tr>
    </w:tbl>
    <w:p>
      <w:pPr>
        <w:pStyle w:val="Normal"/>
        <w:rPr/>
      </w:pPr>
      <w:r>
        <w:rPr/>
      </w:r>
    </w:p>
    <w:p>
      <w:pPr>
        <w:pStyle w:val="Normal"/>
        <w:rPr/>
      </w:pPr>
      <w:r>
        <w:rPr/>
      </w:r>
    </w:p>
    <w:p>
      <w:pPr>
        <w:pStyle w:val="Normal"/>
        <w:rPr>
          <w:sz w:val="24"/>
          <w:szCs w:val="24"/>
        </w:rPr>
      </w:pPr>
      <w:r>
        <w:rPr>
          <w:sz w:val="24"/>
          <w:szCs w:val="24"/>
        </w:rPr>
      </w:r>
    </w:p>
    <w:p>
      <w:pPr>
        <w:pStyle w:val="Normal"/>
        <w:rPr>
          <w:sz w:val="24"/>
          <w:szCs w:val="24"/>
        </w:rPr>
      </w:pPr>
      <w:r>
        <w:rPr>
          <w:sz w:val="24"/>
          <w:szCs w:val="24"/>
        </w:rPr>
        <w:t xml:space="preserve">Table 4. Table of bootstrapped densities using the scvhools analysis with lower and upper confidence intervals and the number of binned data samples for the entire area using </w:t>
      </w:r>
      <w:r>
        <w:rPr/>
        <w:t>0.2°</w:t>
      </w:r>
      <w:r>
        <w:rPr>
          <w:spacing w:val="-2"/>
        </w:rPr>
        <w:t xml:space="preserve"> </w:t>
      </w:r>
      <w:r>
        <w:rPr/>
        <w:t>by</w:t>
      </w:r>
      <w:r>
        <w:rPr>
          <w:spacing w:val="-2"/>
        </w:rPr>
        <w:t xml:space="preserve"> </w:t>
      </w:r>
      <w:r>
        <w:rPr/>
        <w:t>0.1°</w:t>
      </w:r>
      <w:r>
        <w:rPr>
          <w:spacing w:val="-4"/>
        </w:rPr>
        <w:t xml:space="preserve"> </w:t>
      </w:r>
      <w:r>
        <w:rPr/>
        <w:t>grid</w:t>
      </w:r>
      <w:r>
        <w:rPr>
          <w:spacing w:val="-2"/>
        </w:rPr>
        <w:t xml:space="preserve"> </w:t>
      </w:r>
      <w:r>
        <w:rPr/>
        <w:t>cells.</w:t>
      </w:r>
    </w:p>
    <w:p>
      <w:pPr>
        <w:pStyle w:val="Normal"/>
        <w:rPr>
          <w:sz w:val="24"/>
          <w:szCs w:val="24"/>
        </w:rPr>
      </w:pPr>
      <w:r>
        <w:rPr>
          <w:sz w:val="24"/>
          <w:szCs w:val="24"/>
        </w:rPr>
      </w:r>
    </w:p>
    <w:tbl>
      <w:tblPr>
        <w:tblStyle w:val="TableGrid"/>
        <w:tblW w:w="932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592"/>
        <w:gridCol w:w="1202"/>
        <w:gridCol w:w="1200"/>
        <w:gridCol w:w="1199"/>
        <w:gridCol w:w="1204"/>
        <w:gridCol w:w="960"/>
        <w:gridCol w:w="960"/>
        <w:gridCol w:w="1003"/>
      </w:tblGrid>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1202" w:type="dxa"/>
            <w:tcBorders/>
          </w:tcPr>
          <w:p>
            <w:pPr>
              <w:pStyle w:val="Normal"/>
              <w:widowControl/>
              <w:suppressAutoHyphens w:val="true"/>
              <w:spacing w:before="0" w:after="0"/>
              <w:jc w:val="left"/>
              <w:rPr>
                <w:sz w:val="24"/>
                <w:szCs w:val="24"/>
              </w:rPr>
            </w:pPr>
            <w:r>
              <w:rPr>
                <w:kern w:val="0"/>
                <w:sz w:val="24"/>
                <w:szCs w:val="24"/>
                <w:lang w:val="en-US" w:eastAsia="en-US" w:bidi="ar-SA"/>
              </w:rPr>
              <w:t>70 kHz density</w:t>
            </w:r>
          </w:p>
        </w:tc>
        <w:tc>
          <w:tcPr>
            <w:tcW w:w="1200" w:type="dxa"/>
            <w:tcBorders/>
          </w:tcPr>
          <w:p>
            <w:pPr>
              <w:pStyle w:val="Normal"/>
              <w:widowControl/>
              <w:suppressAutoHyphens w:val="true"/>
              <w:spacing w:before="0" w:after="0"/>
              <w:jc w:val="left"/>
              <w:rPr>
                <w:sz w:val="24"/>
                <w:szCs w:val="24"/>
              </w:rPr>
            </w:pPr>
            <w:r>
              <w:rPr>
                <w:kern w:val="0"/>
                <w:sz w:val="24"/>
                <w:szCs w:val="24"/>
                <w:lang w:val="en-US" w:eastAsia="en-US" w:bidi="ar-SA"/>
              </w:rPr>
              <w:t>Lower CI</w:t>
            </w:r>
          </w:p>
        </w:tc>
        <w:tc>
          <w:tcPr>
            <w:tcW w:w="1199" w:type="dxa"/>
            <w:tcBorders/>
          </w:tcPr>
          <w:p>
            <w:pPr>
              <w:pStyle w:val="Normal"/>
              <w:widowControl/>
              <w:suppressAutoHyphens w:val="true"/>
              <w:spacing w:before="0" w:after="0"/>
              <w:jc w:val="left"/>
              <w:rPr>
                <w:sz w:val="24"/>
                <w:szCs w:val="24"/>
              </w:rPr>
            </w:pPr>
            <w:r>
              <w:rPr>
                <w:kern w:val="0"/>
                <w:sz w:val="24"/>
                <w:szCs w:val="24"/>
                <w:lang w:val="en-US" w:eastAsia="en-US" w:bidi="ar-SA"/>
              </w:rPr>
              <w:t>Upper CI</w:t>
            </w:r>
          </w:p>
        </w:tc>
        <w:tc>
          <w:tcPr>
            <w:tcW w:w="1204" w:type="dxa"/>
            <w:tcBorders/>
          </w:tcPr>
          <w:p>
            <w:pPr>
              <w:pStyle w:val="Normal"/>
              <w:widowControl/>
              <w:suppressAutoHyphens w:val="true"/>
              <w:spacing w:before="0" w:after="0"/>
              <w:jc w:val="left"/>
              <w:rPr>
                <w:sz w:val="24"/>
                <w:szCs w:val="24"/>
              </w:rPr>
            </w:pPr>
            <w:r>
              <w:rPr>
                <w:kern w:val="0"/>
                <w:sz w:val="24"/>
                <w:szCs w:val="24"/>
                <w:lang w:val="en-US" w:eastAsia="en-US" w:bidi="ar-SA"/>
              </w:rPr>
              <w:t>120 kHz density</w:t>
            </w:r>
          </w:p>
        </w:tc>
        <w:tc>
          <w:tcPr>
            <w:tcW w:w="960" w:type="dxa"/>
            <w:tcBorders/>
          </w:tcPr>
          <w:p>
            <w:pPr>
              <w:pStyle w:val="Normal"/>
              <w:widowControl/>
              <w:suppressAutoHyphens w:val="true"/>
              <w:spacing w:before="0" w:after="0"/>
              <w:jc w:val="left"/>
              <w:rPr>
                <w:sz w:val="24"/>
                <w:szCs w:val="24"/>
              </w:rPr>
            </w:pPr>
            <w:r>
              <w:rPr>
                <w:kern w:val="0"/>
                <w:sz w:val="24"/>
                <w:szCs w:val="24"/>
                <w:lang w:val="en-US" w:eastAsia="en-US" w:bidi="ar-SA"/>
              </w:rPr>
              <w:t>Lower CI</w:t>
            </w:r>
          </w:p>
        </w:tc>
        <w:tc>
          <w:tcPr>
            <w:tcW w:w="960" w:type="dxa"/>
            <w:tcBorders/>
          </w:tcPr>
          <w:p>
            <w:pPr>
              <w:pStyle w:val="Normal"/>
              <w:widowControl/>
              <w:suppressAutoHyphens w:val="true"/>
              <w:spacing w:before="0" w:after="0"/>
              <w:jc w:val="left"/>
              <w:rPr>
                <w:sz w:val="24"/>
                <w:szCs w:val="24"/>
              </w:rPr>
            </w:pPr>
            <w:r>
              <w:rPr>
                <w:kern w:val="0"/>
                <w:sz w:val="24"/>
                <w:szCs w:val="24"/>
                <w:lang w:val="en-US" w:eastAsia="en-US" w:bidi="ar-SA"/>
              </w:rPr>
              <w:t>Upper CI</w:t>
            </w:r>
          </w:p>
        </w:tc>
        <w:tc>
          <w:tcPr>
            <w:tcW w:w="1003" w:type="dxa"/>
            <w:tcBorders/>
          </w:tcPr>
          <w:p>
            <w:pPr>
              <w:pStyle w:val="Normal"/>
              <w:widowControl/>
              <w:suppressAutoHyphens w:val="true"/>
              <w:spacing w:before="0" w:after="0"/>
              <w:jc w:val="left"/>
              <w:rPr>
                <w:sz w:val="24"/>
                <w:szCs w:val="24"/>
              </w:rPr>
            </w:pPr>
            <w:r>
              <w:rPr>
                <w:kern w:val="0"/>
                <w:sz w:val="24"/>
                <w:szCs w:val="24"/>
                <w:lang w:val="en-US" w:eastAsia="en-US" w:bidi="ar-SA"/>
              </w:rPr>
              <w:t>Number of samples</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202" w:type="dxa"/>
            <w:tcBorders/>
          </w:tcPr>
          <w:p>
            <w:pPr>
              <w:pStyle w:val="Normal"/>
              <w:widowControl/>
              <w:suppressAutoHyphens w:val="true"/>
              <w:spacing w:before="0" w:after="0"/>
              <w:jc w:val="left"/>
              <w:rPr>
                <w:sz w:val="24"/>
                <w:szCs w:val="24"/>
              </w:rPr>
            </w:pPr>
            <w:r>
              <w:rPr>
                <w:kern w:val="0"/>
                <w:sz w:val="24"/>
                <w:szCs w:val="24"/>
                <w:lang w:val="en-US" w:eastAsia="en-US" w:bidi="ar-SA"/>
              </w:rPr>
              <w:t>45.15</w:t>
            </w:r>
          </w:p>
        </w:tc>
        <w:tc>
          <w:tcPr>
            <w:tcW w:w="1200" w:type="dxa"/>
            <w:tcBorders/>
          </w:tcPr>
          <w:p>
            <w:pPr>
              <w:pStyle w:val="Normal"/>
              <w:widowControl/>
              <w:suppressAutoHyphens w:val="true"/>
              <w:spacing w:before="0" w:after="0"/>
              <w:jc w:val="left"/>
              <w:rPr>
                <w:sz w:val="24"/>
                <w:szCs w:val="24"/>
              </w:rPr>
            </w:pPr>
            <w:r>
              <w:rPr>
                <w:kern w:val="0"/>
                <w:sz w:val="24"/>
                <w:szCs w:val="24"/>
                <w:lang w:val="en-US" w:eastAsia="en-US" w:bidi="ar-SA"/>
              </w:rPr>
              <w:t>36.13</w:t>
            </w:r>
          </w:p>
        </w:tc>
        <w:tc>
          <w:tcPr>
            <w:tcW w:w="1199" w:type="dxa"/>
            <w:tcBorders/>
          </w:tcPr>
          <w:p>
            <w:pPr>
              <w:pStyle w:val="Normal"/>
              <w:widowControl/>
              <w:suppressAutoHyphens w:val="true"/>
              <w:spacing w:before="0" w:after="0"/>
              <w:jc w:val="left"/>
              <w:rPr>
                <w:sz w:val="24"/>
                <w:szCs w:val="24"/>
              </w:rPr>
            </w:pPr>
            <w:r>
              <w:rPr>
                <w:kern w:val="0"/>
                <w:sz w:val="24"/>
                <w:szCs w:val="24"/>
                <w:lang w:val="en-US" w:eastAsia="en-US" w:bidi="ar-SA"/>
              </w:rPr>
              <w:t>57.24</w:t>
            </w:r>
          </w:p>
        </w:tc>
        <w:tc>
          <w:tcPr>
            <w:tcW w:w="1204" w:type="dxa"/>
            <w:tcBorders/>
          </w:tcPr>
          <w:p>
            <w:pPr>
              <w:pStyle w:val="Normal"/>
              <w:widowControl/>
              <w:suppressAutoHyphens w:val="true"/>
              <w:spacing w:before="0" w:after="0"/>
              <w:jc w:val="left"/>
              <w:rPr>
                <w:sz w:val="24"/>
                <w:szCs w:val="24"/>
              </w:rPr>
            </w:pPr>
            <w:r>
              <w:rPr>
                <w:kern w:val="0"/>
                <w:sz w:val="24"/>
                <w:szCs w:val="24"/>
                <w:lang w:val="en-US" w:eastAsia="en-US" w:bidi="ar-SA"/>
              </w:rPr>
              <w:t>34.74</w:t>
            </w:r>
          </w:p>
        </w:tc>
        <w:tc>
          <w:tcPr>
            <w:tcW w:w="960" w:type="dxa"/>
            <w:tcBorders/>
          </w:tcPr>
          <w:p>
            <w:pPr>
              <w:pStyle w:val="Normal"/>
              <w:widowControl/>
              <w:suppressAutoHyphens w:val="true"/>
              <w:spacing w:before="0" w:after="0"/>
              <w:jc w:val="left"/>
              <w:rPr>
                <w:sz w:val="24"/>
                <w:szCs w:val="24"/>
              </w:rPr>
            </w:pPr>
            <w:r>
              <w:rPr>
                <w:kern w:val="0"/>
                <w:sz w:val="24"/>
                <w:szCs w:val="24"/>
                <w:lang w:val="en-US" w:eastAsia="en-US" w:bidi="ar-SA"/>
              </w:rPr>
              <w:t>27.04</w:t>
            </w:r>
          </w:p>
        </w:tc>
        <w:tc>
          <w:tcPr>
            <w:tcW w:w="960" w:type="dxa"/>
            <w:tcBorders/>
          </w:tcPr>
          <w:p>
            <w:pPr>
              <w:pStyle w:val="Normal"/>
              <w:widowControl/>
              <w:suppressAutoHyphens w:val="true"/>
              <w:spacing w:before="0" w:after="0"/>
              <w:jc w:val="left"/>
              <w:rPr>
                <w:sz w:val="24"/>
                <w:szCs w:val="24"/>
              </w:rPr>
            </w:pPr>
            <w:r>
              <w:rPr>
                <w:kern w:val="0"/>
                <w:sz w:val="24"/>
                <w:szCs w:val="24"/>
                <w:lang w:val="en-US" w:eastAsia="en-US" w:bidi="ar-SA"/>
              </w:rPr>
              <w:t>45.02</w:t>
            </w:r>
          </w:p>
        </w:tc>
        <w:tc>
          <w:tcPr>
            <w:tcW w:w="1003" w:type="dxa"/>
            <w:tcBorders/>
          </w:tcPr>
          <w:p>
            <w:pPr>
              <w:pStyle w:val="Normal"/>
              <w:widowControl/>
              <w:suppressAutoHyphens w:val="true"/>
              <w:spacing w:before="0" w:after="0"/>
              <w:jc w:val="left"/>
              <w:rPr>
                <w:sz w:val="24"/>
                <w:szCs w:val="24"/>
              </w:rPr>
            </w:pPr>
            <w:r>
              <w:rPr>
                <w:kern w:val="0"/>
                <w:sz w:val="24"/>
                <w:szCs w:val="24"/>
                <w:lang w:val="en-US" w:eastAsia="en-US" w:bidi="ar-SA"/>
              </w:rPr>
              <w:t>106</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202" w:type="dxa"/>
            <w:tcBorders/>
          </w:tcPr>
          <w:p>
            <w:pPr>
              <w:pStyle w:val="Normal"/>
              <w:widowControl/>
              <w:suppressAutoHyphens w:val="true"/>
              <w:spacing w:before="0" w:after="0"/>
              <w:jc w:val="left"/>
              <w:rPr>
                <w:sz w:val="24"/>
                <w:szCs w:val="24"/>
              </w:rPr>
            </w:pPr>
            <w:r>
              <w:rPr>
                <w:kern w:val="0"/>
                <w:sz w:val="24"/>
                <w:szCs w:val="24"/>
                <w:lang w:val="en-US" w:eastAsia="en-US" w:bidi="ar-SA"/>
              </w:rPr>
              <w:t>38.92</w:t>
            </w:r>
          </w:p>
        </w:tc>
        <w:tc>
          <w:tcPr>
            <w:tcW w:w="1200" w:type="dxa"/>
            <w:tcBorders/>
          </w:tcPr>
          <w:p>
            <w:pPr>
              <w:pStyle w:val="Normal"/>
              <w:widowControl/>
              <w:suppressAutoHyphens w:val="true"/>
              <w:spacing w:before="0" w:after="0"/>
              <w:jc w:val="left"/>
              <w:rPr>
                <w:sz w:val="24"/>
                <w:szCs w:val="24"/>
              </w:rPr>
            </w:pPr>
            <w:r>
              <w:rPr>
                <w:kern w:val="0"/>
                <w:sz w:val="24"/>
                <w:szCs w:val="24"/>
                <w:lang w:val="en-US" w:eastAsia="en-US" w:bidi="ar-SA"/>
              </w:rPr>
              <w:t>30.11</w:t>
            </w:r>
          </w:p>
        </w:tc>
        <w:tc>
          <w:tcPr>
            <w:tcW w:w="1199" w:type="dxa"/>
            <w:tcBorders/>
          </w:tcPr>
          <w:p>
            <w:pPr>
              <w:pStyle w:val="Normal"/>
              <w:widowControl/>
              <w:suppressAutoHyphens w:val="true"/>
              <w:spacing w:before="0" w:after="0"/>
              <w:jc w:val="left"/>
              <w:rPr>
                <w:sz w:val="24"/>
                <w:szCs w:val="24"/>
              </w:rPr>
            </w:pPr>
            <w:r>
              <w:rPr>
                <w:kern w:val="0"/>
                <w:sz w:val="24"/>
                <w:szCs w:val="24"/>
                <w:lang w:val="en-US" w:eastAsia="en-US" w:bidi="ar-SA"/>
              </w:rPr>
              <w:t>52.67</w:t>
            </w:r>
          </w:p>
        </w:tc>
        <w:tc>
          <w:tcPr>
            <w:tcW w:w="1204" w:type="dxa"/>
            <w:tcBorders/>
          </w:tcPr>
          <w:p>
            <w:pPr>
              <w:pStyle w:val="Normal"/>
              <w:widowControl/>
              <w:suppressAutoHyphens w:val="true"/>
              <w:spacing w:before="0" w:after="0"/>
              <w:jc w:val="left"/>
              <w:rPr>
                <w:sz w:val="24"/>
                <w:szCs w:val="24"/>
              </w:rPr>
            </w:pPr>
            <w:r>
              <w:rPr>
                <w:kern w:val="0"/>
                <w:sz w:val="24"/>
                <w:szCs w:val="24"/>
                <w:lang w:val="en-US" w:eastAsia="en-US" w:bidi="ar-SA"/>
              </w:rPr>
              <w:t>36.02</w:t>
            </w:r>
          </w:p>
        </w:tc>
        <w:tc>
          <w:tcPr>
            <w:tcW w:w="960" w:type="dxa"/>
            <w:tcBorders/>
          </w:tcPr>
          <w:p>
            <w:pPr>
              <w:pStyle w:val="Normal"/>
              <w:widowControl/>
              <w:suppressAutoHyphens w:val="true"/>
              <w:spacing w:before="0" w:after="0"/>
              <w:jc w:val="left"/>
              <w:rPr>
                <w:sz w:val="24"/>
                <w:szCs w:val="24"/>
              </w:rPr>
            </w:pPr>
            <w:r>
              <w:rPr>
                <w:kern w:val="0"/>
                <w:sz w:val="24"/>
                <w:szCs w:val="24"/>
                <w:lang w:val="en-US" w:eastAsia="en-US" w:bidi="ar-SA"/>
              </w:rPr>
              <w:t>26.63</w:t>
            </w:r>
          </w:p>
        </w:tc>
        <w:tc>
          <w:tcPr>
            <w:tcW w:w="960" w:type="dxa"/>
            <w:tcBorders/>
          </w:tcPr>
          <w:p>
            <w:pPr>
              <w:pStyle w:val="Normal"/>
              <w:widowControl/>
              <w:suppressAutoHyphens w:val="true"/>
              <w:spacing w:before="0" w:after="0"/>
              <w:jc w:val="left"/>
              <w:rPr>
                <w:sz w:val="24"/>
                <w:szCs w:val="24"/>
              </w:rPr>
            </w:pPr>
            <w:r>
              <w:rPr>
                <w:kern w:val="0"/>
                <w:sz w:val="24"/>
                <w:szCs w:val="24"/>
                <w:lang w:val="en-US" w:eastAsia="en-US" w:bidi="ar-SA"/>
              </w:rPr>
              <w:t>51.36</w:t>
            </w:r>
          </w:p>
        </w:tc>
        <w:tc>
          <w:tcPr>
            <w:tcW w:w="1003" w:type="dxa"/>
            <w:tcBorders/>
          </w:tcPr>
          <w:p>
            <w:pPr>
              <w:pStyle w:val="Normal"/>
              <w:widowControl/>
              <w:suppressAutoHyphens w:val="true"/>
              <w:spacing w:before="0" w:after="0"/>
              <w:jc w:val="left"/>
              <w:rPr>
                <w:sz w:val="24"/>
                <w:szCs w:val="24"/>
              </w:rPr>
            </w:pPr>
            <w:r>
              <w:rPr>
                <w:kern w:val="0"/>
                <w:sz w:val="24"/>
                <w:szCs w:val="24"/>
                <w:lang w:val="en-US" w:eastAsia="en-US" w:bidi="ar-SA"/>
              </w:rPr>
              <w:t>101</w:t>
            </w:r>
          </w:p>
        </w:tc>
      </w:tr>
    </w:tbl>
    <w:p>
      <w:pPr>
        <w:pStyle w:val="Normal"/>
        <w:rPr>
          <w:sz w:val="20"/>
        </w:rPr>
      </w:pPr>
      <w:r>
        <w:rPr>
          <w:sz w:val="20"/>
        </w:rPr>
      </w:r>
    </w:p>
    <w:p>
      <w:pPr>
        <w:pStyle w:val="Normal"/>
        <w:rPr>
          <w:sz w:val="20"/>
        </w:rPr>
      </w:pPr>
      <w:r>
        <w:rPr>
          <w:sz w:val="20"/>
        </w:rPr>
      </w:r>
      <w:r>
        <w:br w:type="page"/>
      </w:r>
    </w:p>
    <w:p>
      <w:pPr>
        <w:pStyle w:val="Normal"/>
        <w:spacing w:before="0" w:after="0"/>
        <w:rPr>
          <w:sz w:val="20"/>
        </w:rPr>
      </w:pPr>
      <w:r>
        <w:rPr>
          <w:sz w:val="20"/>
        </w:rPr>
      </w:r>
    </w:p>
    <w:p>
      <w:pPr>
        <w:pStyle w:val="Normal"/>
        <w:rPr>
          <w:sz w:val="20"/>
        </w:rPr>
      </w:pPr>
      <w:r>
        <w:rPr>
          <w:sz w:val="20"/>
        </w:rPr>
      </w:r>
    </w:p>
    <w:p>
      <w:pPr>
        <w:pStyle w:val="Normal"/>
        <w:rPr>
          <w:sz w:val="20"/>
        </w:rPr>
      </w:pPr>
      <w:r>
        <w:rPr/>
        <w:drawing>
          <wp:inline distT="0" distB="0" distL="0" distR="0">
            <wp:extent cx="3412490" cy="2693670"/>
            <wp:effectExtent l="0" t="0" r="0" b="0"/>
            <wp:docPr id="1"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7" descr=""/>
                    <pic:cNvPicPr>
                      <a:picLocks noChangeAspect="1" noChangeArrowheads="1"/>
                    </pic:cNvPicPr>
                  </pic:nvPicPr>
                  <pic:blipFill>
                    <a:blip r:embed="rId14"/>
                    <a:stretch>
                      <a:fillRect/>
                    </a:stretch>
                  </pic:blipFill>
                  <pic:spPr bwMode="auto">
                    <a:xfrm>
                      <a:off x="0" y="0"/>
                      <a:ext cx="3412490" cy="2693670"/>
                    </a:xfrm>
                    <a:prstGeom prst="rect">
                      <a:avLst/>
                    </a:prstGeom>
                    <a:noFill/>
                  </pic:spPr>
                </pic:pic>
              </a:graphicData>
            </a:graphic>
          </wp:inline>
        </w:drawing>
      </w:r>
    </w:p>
    <w:p>
      <w:pPr>
        <w:pStyle w:val="Normal"/>
        <w:rPr/>
      </w:pPr>
      <w:r>
        <w:rPr/>
        <w:t>Figure</w:t>
      </w:r>
      <w:r>
        <w:rPr>
          <w:spacing w:val="-4"/>
        </w:rPr>
        <w:t xml:space="preserve"> </w:t>
      </w:r>
      <w:r>
        <w:rPr/>
        <w:t>1.</w:t>
      </w:r>
      <w:r>
        <w:rPr>
          <w:spacing w:val="-1"/>
        </w:rPr>
        <w:t xml:space="preserve"> </w:t>
      </w:r>
      <w:r>
        <w:rPr/>
        <w:t>Map</w:t>
      </w:r>
      <w:r>
        <w:rPr>
          <w:spacing w:val="-2"/>
        </w:rPr>
        <w:t xml:space="preserve"> </w:t>
      </w:r>
      <w:r>
        <w:rPr/>
        <w:t>of</w:t>
      </w:r>
      <w:r>
        <w:rPr>
          <w:spacing w:val="-1"/>
        </w:rPr>
        <w:t xml:space="preserve"> </w:t>
      </w:r>
      <w:r>
        <w:rPr/>
        <w:t>the</w:t>
      </w:r>
      <w:r>
        <w:rPr>
          <w:spacing w:val="-1"/>
        </w:rPr>
        <w:t xml:space="preserve"> </w:t>
      </w:r>
      <w:r>
        <w:rPr/>
        <w:t>path</w:t>
      </w:r>
      <w:r>
        <w:rPr>
          <w:spacing w:val="-2"/>
        </w:rPr>
        <w:t xml:space="preserve"> </w:t>
      </w:r>
      <w:r>
        <w:rPr/>
        <w:t>of</w:t>
      </w:r>
      <w:r>
        <w:rPr>
          <w:spacing w:val="-3"/>
        </w:rPr>
        <w:t xml:space="preserve"> </w:t>
      </w:r>
      <w:r>
        <w:rPr/>
        <w:t>AMLR03</w:t>
      </w:r>
      <w:r>
        <w:rPr>
          <w:spacing w:val="-1"/>
        </w:rPr>
        <w:t xml:space="preserve"> </w:t>
      </w:r>
      <w:r>
        <w:rPr/>
        <w:t>and</w:t>
      </w:r>
      <w:r>
        <w:rPr>
          <w:spacing w:val="-1"/>
        </w:rPr>
        <w:t xml:space="preserve"> </w:t>
      </w:r>
      <w:r>
        <w:rPr/>
        <w:t>AMLR04</w:t>
      </w:r>
      <w:r>
        <w:rPr>
          <w:spacing w:val="-1"/>
        </w:rPr>
        <w:t xml:space="preserve"> </w:t>
      </w:r>
      <w:r>
        <w:rPr/>
        <w:t>Slocum</w:t>
      </w:r>
      <w:r>
        <w:rPr>
          <w:spacing w:val="-1"/>
        </w:rPr>
        <w:t xml:space="preserve"> </w:t>
      </w:r>
      <w:r>
        <w:rPr/>
        <w:t>gliders</w:t>
      </w:r>
      <w:r>
        <w:rPr>
          <w:spacing w:val="-3"/>
        </w:rPr>
        <w:t xml:space="preserve"> </w:t>
      </w:r>
      <w:r>
        <w:rPr/>
        <w:t>in</w:t>
      </w:r>
      <w:r>
        <w:rPr>
          <w:spacing w:val="-2"/>
        </w:rPr>
        <w:t xml:space="preserve"> </w:t>
      </w:r>
      <w:r>
        <w:rPr/>
        <w:t>the</w:t>
      </w:r>
      <w:r>
        <w:rPr>
          <w:spacing w:val="-1"/>
        </w:rPr>
        <w:t xml:space="preserve"> </w:t>
      </w:r>
      <w:r>
        <w:rPr/>
        <w:t>Bransfield</w:t>
      </w:r>
      <w:r>
        <w:rPr>
          <w:spacing w:val="-1"/>
        </w:rPr>
        <w:t xml:space="preserve"> </w:t>
      </w:r>
      <w:r>
        <w:rPr>
          <w:spacing w:val="-2"/>
        </w:rPr>
        <w:t>Strait.</w:t>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pPr>
      <w:r>
        <w:rPr/>
      </w:r>
    </w:p>
    <w:p>
      <w:pPr>
        <w:pStyle w:val="Normal"/>
        <w:rPr/>
      </w:pPr>
      <w:r>
        <w:rPr/>
      </w:r>
    </w:p>
    <w:p>
      <w:pPr>
        <w:pStyle w:val="Normal"/>
        <w:rPr/>
      </w:pPr>
      <w:r>
        <w:rPr/>
        <w:drawing>
          <wp:inline distT="0" distB="0" distL="0" distR="0">
            <wp:extent cx="5324475" cy="3990975"/>
            <wp:effectExtent l="0" t="0" r="0" b="0"/>
            <wp:docPr id="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 descr=""/>
                    <pic:cNvPicPr>
                      <a:picLocks noChangeAspect="1" noChangeArrowheads="1"/>
                    </pic:cNvPicPr>
                  </pic:nvPicPr>
                  <pic:blipFill>
                    <a:blip r:embed="rId15"/>
                    <a:stretch>
                      <a:fillRect/>
                    </a:stretch>
                  </pic:blipFill>
                  <pic:spPr bwMode="auto">
                    <a:xfrm>
                      <a:off x="0" y="0"/>
                      <a:ext cx="5324475" cy="3990975"/>
                    </a:xfrm>
                    <a:prstGeom prst="rect">
                      <a:avLst/>
                    </a:prstGeom>
                    <a:noFill/>
                  </pic:spPr>
                </pic:pic>
              </a:graphicData>
            </a:graphic>
          </wp:inline>
        </w:drawing>
      </w:r>
    </w:p>
    <w:p>
      <w:pPr>
        <w:sectPr>
          <w:footerReference w:type="even" r:id="rId16"/>
          <w:footerReference w:type="default" r:id="rId17"/>
          <w:footerReference w:type="first" r:id="rId18"/>
          <w:type w:val="nextPage"/>
          <w:pgSz w:w="12240" w:h="15840"/>
          <w:pgMar w:left="1340" w:right="1320" w:gutter="0" w:header="0" w:top="1820" w:footer="720" w:bottom="777"/>
          <w:lnNumType w:countBy="1" w:restart="continuous" w:distance="283"/>
          <w:pgNumType w:fmt="decimal"/>
          <w:formProt w:val="false"/>
          <w:textDirection w:val="lrTb"/>
          <w:docGrid w:type="default" w:linePitch="100" w:charSpace="4096"/>
        </w:sectPr>
        <w:pStyle w:val="Normal"/>
        <w:rPr/>
      </w:pPr>
      <w:r>
        <w:rPr/>
        <w:t>Figure</w:t>
      </w:r>
      <w:r>
        <w:rPr>
          <w:spacing w:val="-2"/>
        </w:rPr>
        <w:t xml:space="preserve"> </w:t>
      </w:r>
      <w:r>
        <w:rPr/>
        <w:t>2.</w:t>
      </w:r>
      <w:r>
        <w:rPr>
          <w:spacing w:val="-2"/>
        </w:rPr>
        <w:t xml:space="preserve"> </w:t>
      </w:r>
      <w:r>
        <w:rPr/>
        <w:t>Spatial</w:t>
      </w:r>
      <w:r>
        <w:rPr>
          <w:spacing w:val="-2"/>
        </w:rPr>
        <w:t xml:space="preserve"> </w:t>
      </w:r>
      <w:r>
        <w:rPr/>
        <w:t>grid</w:t>
      </w:r>
      <w:r>
        <w:rPr>
          <w:spacing w:val="-2"/>
        </w:rPr>
        <w:t xml:space="preserve"> </w:t>
      </w:r>
      <w:r>
        <w:rPr/>
        <w:t>(0.2°</w:t>
      </w:r>
      <w:r>
        <w:rPr>
          <w:spacing w:val="-4"/>
        </w:rPr>
        <w:t xml:space="preserve"> </w:t>
      </w:r>
      <w:r>
        <w:rPr/>
        <w:t>by</w:t>
      </w:r>
      <w:r>
        <w:rPr>
          <w:spacing w:val="-2"/>
        </w:rPr>
        <w:t xml:space="preserve"> </w:t>
      </w:r>
      <w:r>
        <w:rPr/>
        <w:t>0.1°</w:t>
      </w:r>
      <w:r>
        <w:rPr>
          <w:spacing w:val="-2"/>
        </w:rPr>
        <w:t xml:space="preserve"> </w:t>
      </w:r>
      <w:r>
        <w:rPr/>
        <w:t>grid</w:t>
      </w:r>
      <w:r>
        <w:rPr>
          <w:spacing w:val="-2"/>
        </w:rPr>
        <w:t xml:space="preserve"> </w:t>
      </w:r>
      <w:r>
        <w:rPr/>
        <w:t>cells)</w:t>
      </w:r>
      <w:r>
        <w:rPr>
          <w:spacing w:val="-2"/>
        </w:rPr>
        <w:t xml:space="preserve"> </w:t>
      </w:r>
      <w:r>
        <w:rPr/>
        <w:t>(red</w:t>
      </w:r>
      <w:r>
        <w:rPr>
          <w:spacing w:val="-2"/>
        </w:rPr>
        <w:t xml:space="preserve"> </w:t>
      </w:r>
      <w:r>
        <w:rPr/>
        <w:t>dots</w:t>
      </w:r>
      <w:r>
        <w:rPr>
          <w:spacing w:val="-4"/>
        </w:rPr>
        <w:t xml:space="preserve"> </w:t>
      </w:r>
      <w:r>
        <w:rPr/>
        <w:t>are</w:t>
      </w:r>
      <w:r>
        <w:rPr>
          <w:spacing w:val="-2"/>
        </w:rPr>
        <w:t xml:space="preserve"> </w:t>
      </w:r>
      <w:r>
        <w:rPr/>
        <w:t>the</w:t>
      </w:r>
      <w:r>
        <w:rPr>
          <w:spacing w:val="-2"/>
        </w:rPr>
        <w:t xml:space="preserve"> </w:t>
      </w:r>
      <w:r>
        <w:rPr/>
        <w:t>corners</w:t>
      </w:r>
      <w:r>
        <w:rPr>
          <w:spacing w:val="-4"/>
        </w:rPr>
        <w:t xml:space="preserve"> </w:t>
      </w:r>
      <w:r>
        <w:rPr/>
        <w:t>of</w:t>
      </w:r>
      <w:r>
        <w:rPr>
          <w:spacing w:val="-2"/>
        </w:rPr>
        <w:t xml:space="preserve"> </w:t>
      </w:r>
      <w:r>
        <w:rPr/>
        <w:t>the</w:t>
      </w:r>
      <w:r>
        <w:rPr>
          <w:spacing w:val="-2"/>
        </w:rPr>
        <w:t xml:space="preserve"> </w:t>
      </w:r>
      <w:r>
        <w:rPr/>
        <w:t>grid</w:t>
      </w:r>
      <w:r>
        <w:rPr>
          <w:spacing w:val="-2"/>
        </w:rPr>
        <w:t xml:space="preserve"> </w:t>
      </w:r>
      <w:r>
        <w:rPr/>
        <w:t>cells)</w:t>
      </w:r>
      <w:r>
        <w:rPr>
          <w:spacing w:val="-2"/>
        </w:rPr>
        <w:t xml:space="preserve"> </w:t>
      </w:r>
      <w:r>
        <w:rPr/>
        <w:t>with AMLR03 dive profile locations (blue *) overlayed.</w:t>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drawing>
          <wp:inline distT="0" distB="0" distL="0" distR="0">
            <wp:extent cx="5255895" cy="2091055"/>
            <wp:effectExtent l="0" t="0" r="0" b="0"/>
            <wp:docPr id="3"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9" descr=""/>
                    <pic:cNvPicPr>
                      <a:picLocks noChangeAspect="1" noChangeArrowheads="1"/>
                    </pic:cNvPicPr>
                  </pic:nvPicPr>
                  <pic:blipFill>
                    <a:blip r:embed="rId19"/>
                    <a:stretch>
                      <a:fillRect/>
                    </a:stretch>
                  </pic:blipFill>
                  <pic:spPr bwMode="auto">
                    <a:xfrm>
                      <a:off x="0" y="0"/>
                      <a:ext cx="5255895" cy="2091055"/>
                    </a:xfrm>
                    <a:prstGeom prst="rect">
                      <a:avLst/>
                    </a:prstGeom>
                    <a:noFill/>
                  </pic:spPr>
                </pic:pic>
              </a:graphicData>
            </a:graphic>
          </wp:inline>
        </w:drawing>
      </w:r>
    </w:p>
    <w:p>
      <w:pPr>
        <w:pStyle w:val="Normal"/>
        <w:rPr/>
      </w:pPr>
      <w:r>
        <w:rPr/>
      </w:r>
    </w:p>
    <w:p>
      <w:pPr>
        <w:pStyle w:val="Normal"/>
        <w:rPr/>
      </w:pPr>
      <w:r>
        <w:rPr/>
      </w:r>
    </w:p>
    <w:p>
      <w:pPr>
        <w:pStyle w:val="Normal"/>
        <w:rPr/>
      </w:pPr>
      <w:r>
        <w:rPr/>
        <w:t>Figure</w:t>
      </w:r>
      <w:r>
        <w:rPr>
          <w:spacing w:val="-3"/>
        </w:rPr>
        <w:t xml:space="preserve"> </w:t>
      </w:r>
      <w:r>
        <w:rPr/>
        <w:t>3.</w:t>
      </w:r>
      <w:r>
        <w:rPr>
          <w:spacing w:val="-3"/>
        </w:rPr>
        <w:t xml:space="preserve"> </w:t>
      </w:r>
      <w:r>
        <w:rPr/>
        <w:t>Depth</w:t>
      </w:r>
      <w:r>
        <w:rPr>
          <w:spacing w:val="-3"/>
        </w:rPr>
        <w:t xml:space="preserve"> </w:t>
      </w:r>
      <w:r>
        <w:rPr/>
        <w:t>distribution</w:t>
      </w:r>
      <w:r>
        <w:rPr>
          <w:spacing w:val="-4"/>
        </w:rPr>
        <w:t xml:space="preserve"> </w:t>
      </w:r>
      <w:r>
        <w:rPr/>
        <w:t>of</w:t>
      </w:r>
      <w:r>
        <w:rPr>
          <w:spacing w:val="-4"/>
        </w:rPr>
        <w:t xml:space="preserve"> </w:t>
      </w:r>
      <w:r>
        <w:rPr/>
        <w:t>averaged</w:t>
      </w:r>
      <w:r>
        <w:rPr>
          <w:spacing w:val="-3"/>
        </w:rPr>
        <w:t xml:space="preserve"> </w:t>
      </w:r>
      <w:r>
        <w:rPr/>
        <w:t>ABC</w:t>
      </w:r>
      <w:r>
        <w:rPr>
          <w:spacing w:val="-3"/>
        </w:rPr>
        <w:t xml:space="preserve"> </w:t>
      </w:r>
      <w:r>
        <w:rPr/>
        <w:t>for</w:t>
      </w:r>
      <w:r>
        <w:rPr>
          <w:spacing w:val="-6"/>
        </w:rPr>
        <w:t xml:space="preserve"> </w:t>
      </w:r>
      <w:r>
        <w:rPr/>
        <w:t>AMLR03 (blue)</w:t>
      </w:r>
      <w:r>
        <w:rPr>
          <w:spacing w:val="-4"/>
        </w:rPr>
        <w:t xml:space="preserve"> </w:t>
      </w:r>
      <w:r>
        <w:rPr/>
        <w:t>and</w:t>
      </w:r>
      <w:r>
        <w:rPr>
          <w:spacing w:val="-3"/>
        </w:rPr>
        <w:t xml:space="preserve"> </w:t>
      </w:r>
      <w:r>
        <w:rPr/>
        <w:t>AMLR04</w:t>
      </w:r>
      <w:r>
        <w:rPr>
          <w:spacing w:val="-2"/>
        </w:rPr>
        <w:t xml:space="preserve"> </w:t>
      </w:r>
      <w:r>
        <w:rPr/>
        <w:t>(orange)</w:t>
      </w:r>
      <w:r>
        <w:rPr>
          <w:spacing w:val="-3"/>
        </w:rPr>
        <w:t xml:space="preserve"> </w:t>
      </w:r>
      <w:r>
        <w:rPr/>
        <w:t>using</w:t>
      </w:r>
      <w:r>
        <w:rPr>
          <w:spacing w:val="-3"/>
        </w:rPr>
        <w:t xml:space="preserve"> </w:t>
      </w:r>
      <w:r>
        <w:rPr/>
        <w:t>the 70 kHz (A) and 120 kHz (B).</w:t>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drawing>
          <wp:anchor behindDoc="0" distT="0" distB="0" distL="0" distR="0" simplePos="0" locked="0" layoutInCell="0" allowOverlap="1" relativeHeight="6">
            <wp:simplePos x="0" y="0"/>
            <wp:positionH relativeFrom="page">
              <wp:posOffset>1396365</wp:posOffset>
            </wp:positionH>
            <wp:positionV relativeFrom="paragraph">
              <wp:posOffset>177165</wp:posOffset>
            </wp:positionV>
            <wp:extent cx="4958080" cy="1941195"/>
            <wp:effectExtent l="0" t="0" r="0" b="0"/>
            <wp:wrapTopAndBottom/>
            <wp:docPr id="4"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0" descr=""/>
                    <pic:cNvPicPr>
                      <a:picLocks noChangeAspect="1" noChangeArrowheads="1"/>
                    </pic:cNvPicPr>
                  </pic:nvPicPr>
                  <pic:blipFill>
                    <a:blip r:embed="rId20"/>
                    <a:stretch>
                      <a:fillRect/>
                    </a:stretch>
                  </pic:blipFill>
                  <pic:spPr bwMode="auto">
                    <a:xfrm>
                      <a:off x="0" y="0"/>
                      <a:ext cx="4958080" cy="1941195"/>
                    </a:xfrm>
                    <a:prstGeom prst="rect">
                      <a:avLst/>
                    </a:prstGeom>
                    <a:noFill/>
                  </pic:spPr>
                </pic:pic>
              </a:graphicData>
            </a:graphic>
          </wp:anchor>
        </w:drawing>
      </w:r>
    </w:p>
    <w:p>
      <w:pPr>
        <w:pStyle w:val="Normal"/>
        <w:rPr/>
      </w:pPr>
      <w:r>
        <w:rPr/>
      </w:r>
    </w:p>
    <w:p>
      <w:pPr>
        <w:pStyle w:val="Normal"/>
        <w:rPr/>
      </w:pPr>
      <w:r>
        <w:rPr/>
      </w:r>
    </w:p>
    <w:p>
      <w:pPr>
        <w:sectPr>
          <w:footerReference w:type="even" r:id="rId21"/>
          <w:footerReference w:type="default" r:id="rId22"/>
          <w:footerReference w:type="first" r:id="rId23"/>
          <w:type w:val="nextPage"/>
          <w:pgSz w:w="12240" w:h="15840"/>
          <w:pgMar w:left="1340" w:right="1320" w:gutter="0" w:header="0" w:top="1820" w:footer="720" w:bottom="777"/>
          <w:lnNumType w:countBy="1" w:restart="continuous" w:distance="283"/>
          <w:pgNumType w:fmt="decimal"/>
          <w:formProt w:val="false"/>
          <w:textDirection w:val="lrTb"/>
          <w:docGrid w:type="default" w:linePitch="100" w:charSpace="4096"/>
        </w:sectPr>
        <w:pStyle w:val="Normal"/>
        <w:rPr/>
      </w:pPr>
      <w:r>
        <w:rPr/>
        <w:t>Figure</w:t>
      </w:r>
      <w:r>
        <w:rPr>
          <w:spacing w:val="-3"/>
        </w:rPr>
        <w:t xml:space="preserve"> </w:t>
      </w:r>
      <w:r>
        <w:rPr/>
        <w:t>4.</w:t>
      </w:r>
      <w:r>
        <w:rPr>
          <w:spacing w:val="-3"/>
        </w:rPr>
        <w:t xml:space="preserve"> </w:t>
      </w:r>
      <w:r>
        <w:rPr/>
        <w:t>Maps</w:t>
      </w:r>
      <w:r>
        <w:rPr>
          <w:spacing w:val="-4"/>
        </w:rPr>
        <w:t xml:space="preserve"> </w:t>
      </w:r>
      <w:r>
        <w:rPr/>
        <w:t>of</w:t>
      </w:r>
      <w:r>
        <w:rPr>
          <w:spacing w:val="-3"/>
        </w:rPr>
        <w:t xml:space="preserve"> </w:t>
      </w:r>
      <w:r>
        <w:rPr/>
        <w:t>spatial</w:t>
      </w:r>
      <w:r>
        <w:rPr>
          <w:spacing w:val="-3"/>
        </w:rPr>
        <w:t xml:space="preserve"> </w:t>
      </w:r>
      <w:r>
        <w:rPr/>
        <w:t>distribution</w:t>
      </w:r>
      <w:r>
        <w:rPr>
          <w:spacing w:val="-3"/>
        </w:rPr>
        <w:t xml:space="preserve"> </w:t>
      </w:r>
      <w:r>
        <w:rPr/>
        <w:t>of</w:t>
      </w:r>
      <w:r>
        <w:rPr>
          <w:spacing w:val="-3"/>
        </w:rPr>
        <w:t xml:space="preserve"> </w:t>
      </w:r>
      <w:r>
        <w:rPr/>
        <w:t>krill</w:t>
      </w:r>
      <w:r>
        <w:rPr>
          <w:spacing w:val="-3"/>
        </w:rPr>
        <w:t xml:space="preserve"> </w:t>
      </w:r>
      <w:r>
        <w:rPr/>
        <w:t>densities</w:t>
      </w:r>
      <w:r>
        <w:rPr>
          <w:spacing w:val="-3"/>
        </w:rPr>
        <w:t xml:space="preserve"> </w:t>
      </w:r>
      <w:r>
        <w:rPr/>
        <w:t>of</w:t>
      </w:r>
      <w:r>
        <w:rPr>
          <w:spacing w:val="-4"/>
        </w:rPr>
        <w:t xml:space="preserve"> </w:t>
      </w:r>
      <w:r>
        <w:rPr/>
        <w:t>the</w:t>
      </w:r>
      <w:r>
        <w:rPr>
          <w:spacing w:val="-3"/>
        </w:rPr>
        <w:t xml:space="preserve"> </w:t>
      </w:r>
      <w:r>
        <w:rPr/>
        <w:t>120</w:t>
      </w:r>
      <w:r>
        <w:rPr>
          <w:spacing w:val="-3"/>
        </w:rPr>
        <w:t xml:space="preserve"> </w:t>
      </w:r>
      <w:r>
        <w:rPr/>
        <w:t>kHz</w:t>
      </w:r>
      <w:r>
        <w:rPr>
          <w:spacing w:val="-3"/>
        </w:rPr>
        <w:t xml:space="preserve"> </w:t>
      </w:r>
      <w:r>
        <w:rPr/>
        <w:t>for</w:t>
      </w:r>
      <w:r>
        <w:rPr>
          <w:spacing w:val="-4"/>
        </w:rPr>
        <w:t xml:space="preserve"> </w:t>
      </w:r>
      <w:r>
        <w:rPr/>
        <w:t>AMLR03</w:t>
      </w:r>
      <w:r>
        <w:rPr>
          <w:spacing w:val="-3"/>
        </w:rPr>
        <w:t xml:space="preserve"> </w:t>
      </w:r>
      <w:r>
        <w:rPr/>
        <w:t>(A)</w:t>
      </w:r>
      <w:r>
        <w:rPr>
          <w:spacing w:val="-3"/>
        </w:rPr>
        <w:t xml:space="preserve"> </w:t>
      </w:r>
      <w:r>
        <w:rPr/>
        <w:t>and AMLR04 (B) using the schools analysis.</w:t>
      </w:r>
    </w:p>
    <w:p>
      <w:pPr>
        <w:pStyle w:val="Normal"/>
        <w:rPr>
          <w:sz w:val="20"/>
        </w:rPr>
      </w:pPr>
      <w:r>
        <w:rPr/>
        <w:drawing>
          <wp:inline distT="0" distB="0" distL="0" distR="0">
            <wp:extent cx="5681345" cy="2188210"/>
            <wp:effectExtent l="0" t="0" r="0" b="0"/>
            <wp:docPr id="5"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1" descr=""/>
                    <pic:cNvPicPr>
                      <a:picLocks noChangeAspect="1" noChangeArrowheads="1"/>
                    </pic:cNvPicPr>
                  </pic:nvPicPr>
                  <pic:blipFill>
                    <a:blip r:embed="rId24"/>
                    <a:stretch>
                      <a:fillRect/>
                    </a:stretch>
                  </pic:blipFill>
                  <pic:spPr bwMode="auto">
                    <a:xfrm>
                      <a:off x="0" y="0"/>
                      <a:ext cx="5681345" cy="2188210"/>
                    </a:xfrm>
                    <a:prstGeom prst="rect">
                      <a:avLst/>
                    </a:prstGeom>
                    <a:noFill/>
                  </pic:spPr>
                </pic:pic>
              </a:graphicData>
            </a:graphic>
          </wp:inline>
        </w:drawing>
      </w:r>
    </w:p>
    <w:p>
      <w:pPr>
        <w:pStyle w:val="Normal"/>
        <w:rPr/>
      </w:pPr>
      <w:r>
        <w:rPr/>
        <w:t>Figure 5. Empirical comparisons of acoustic estimates of biomass density from two gliders during the 2023/24</w:t>
      </w:r>
      <w:r>
        <w:rPr>
          <w:spacing w:val="-3"/>
        </w:rPr>
        <w:t xml:space="preserve"> </w:t>
      </w:r>
      <w:r>
        <w:rPr/>
        <w:t>austral</w:t>
      </w:r>
      <w:r>
        <w:rPr>
          <w:spacing w:val="-2"/>
        </w:rPr>
        <w:t xml:space="preserve"> </w:t>
      </w:r>
      <w:r>
        <w:rPr/>
        <w:t>summer</w:t>
      </w:r>
      <w:r>
        <w:rPr>
          <w:spacing w:val="-2"/>
        </w:rPr>
        <w:t xml:space="preserve"> </w:t>
      </w:r>
      <w:r>
        <w:rPr/>
        <w:t>(A)</w:t>
      </w:r>
      <w:r>
        <w:rPr>
          <w:spacing w:val="-5"/>
        </w:rPr>
        <w:t xml:space="preserve"> </w:t>
      </w:r>
      <w:r>
        <w:rPr/>
        <w:t>Histograms</w:t>
      </w:r>
      <w:r>
        <w:rPr>
          <w:spacing w:val="-4"/>
        </w:rPr>
        <w:t xml:space="preserve"> </w:t>
      </w:r>
      <w:r>
        <w:rPr/>
        <w:t>of</w:t>
      </w:r>
      <w:r>
        <w:rPr>
          <w:spacing w:val="-2"/>
        </w:rPr>
        <w:t xml:space="preserve"> </w:t>
      </w:r>
      <w:r>
        <w:rPr/>
        <w:t>120kHz</w:t>
      </w:r>
      <w:r>
        <w:rPr>
          <w:spacing w:val="-2"/>
        </w:rPr>
        <w:t xml:space="preserve"> </w:t>
      </w:r>
      <w:r>
        <w:rPr/>
        <w:t>log10</w:t>
      </w:r>
      <w:r>
        <w:rPr>
          <w:spacing w:val="-2"/>
        </w:rPr>
        <w:t xml:space="preserve"> </w:t>
      </w:r>
      <w:r>
        <w:rPr/>
        <w:t>ABC</w:t>
      </w:r>
      <w:r>
        <w:rPr>
          <w:spacing w:val="-3"/>
        </w:rPr>
        <w:t xml:space="preserve"> </w:t>
      </w:r>
      <w:r>
        <w:rPr/>
        <w:t>for</w:t>
      </w:r>
      <w:r>
        <w:rPr>
          <w:spacing w:val="-2"/>
        </w:rPr>
        <w:t xml:space="preserve"> </w:t>
      </w:r>
      <w:r>
        <w:rPr/>
        <w:t>each</w:t>
      </w:r>
      <w:r>
        <w:rPr>
          <w:spacing w:val="-2"/>
        </w:rPr>
        <w:t xml:space="preserve"> </w:t>
      </w:r>
      <w:r>
        <w:rPr/>
        <w:t>profile;</w:t>
      </w:r>
      <w:r>
        <w:rPr>
          <w:spacing w:val="-2"/>
        </w:rPr>
        <w:t xml:space="preserve"> </w:t>
      </w:r>
      <w:r>
        <w:rPr/>
        <w:t>(B)</w:t>
      </w:r>
      <w:r>
        <w:rPr>
          <w:spacing w:val="-4"/>
        </w:rPr>
        <w:t xml:space="preserve"> </w:t>
      </w:r>
      <w:r>
        <w:rPr/>
        <w:t>Empirical</w:t>
      </w:r>
      <w:r>
        <w:rPr>
          <w:spacing w:val="-2"/>
        </w:rPr>
        <w:t xml:space="preserve"> </w:t>
      </w:r>
      <w:r>
        <w:rPr/>
        <w:t>cumulative distribution of biomass for both AMLR03 (blue) and AMLR04 (orange) using the schools analysis.</w:t>
      </w:r>
    </w:p>
    <w:p>
      <w:pPr>
        <w:pStyle w:val="Normal"/>
        <w:rPr/>
      </w:pPr>
      <w:r>
        <w:rPr/>
      </w:r>
      <w:r>
        <w:br w:type="page"/>
      </w:r>
    </w:p>
    <w:p>
      <w:pPr>
        <w:pStyle w:val="Normal"/>
        <w:spacing w:before="0" w:after="0"/>
        <w:rPr/>
      </w:pPr>
      <w:r>
        <w:rPr/>
        <w:t>Appendix 1. Table</w:t>
      </w:r>
      <w:r>
        <w:rPr>
          <w:spacing w:val="-4"/>
        </w:rPr>
        <w:t xml:space="preserve"> </w:t>
      </w:r>
      <w:r>
        <w:rPr/>
        <w:t>2.</w:t>
      </w:r>
      <w:r>
        <w:rPr>
          <w:spacing w:val="-1"/>
        </w:rPr>
        <w:t xml:space="preserve"> </w:t>
      </w:r>
      <w:r>
        <w:rPr/>
        <w:t>Krill</w:t>
      </w:r>
      <w:r>
        <w:rPr>
          <w:spacing w:val="-2"/>
        </w:rPr>
        <w:t xml:space="preserve"> </w:t>
      </w:r>
      <w:r>
        <w:rPr/>
        <w:t>length</w:t>
      </w:r>
      <w:r>
        <w:rPr>
          <w:spacing w:val="-2"/>
        </w:rPr>
        <w:t xml:space="preserve"> </w:t>
      </w:r>
      <w:r>
        <w:rPr/>
        <w:t>frequencies</w:t>
      </w:r>
      <w:r>
        <w:rPr>
          <w:spacing w:val="-4"/>
        </w:rPr>
        <w:t xml:space="preserve"> </w:t>
      </w:r>
      <w:r>
        <w:rPr/>
        <w:t>from</w:t>
      </w:r>
      <w:r>
        <w:rPr>
          <w:spacing w:val="-1"/>
        </w:rPr>
        <w:t xml:space="preserve"> </w:t>
      </w:r>
      <w:r>
        <w:rPr/>
        <w:t>Gentoo</w:t>
      </w:r>
      <w:r>
        <w:rPr>
          <w:spacing w:val="-3"/>
        </w:rPr>
        <w:t xml:space="preserve"> </w:t>
      </w:r>
      <w:r>
        <w:rPr/>
        <w:t>penguins</w:t>
      </w:r>
      <w:r>
        <w:rPr>
          <w:spacing w:val="-2"/>
        </w:rPr>
        <w:t xml:space="preserve"> </w:t>
      </w:r>
      <w:r>
        <w:rPr/>
        <w:t>on</w:t>
      </w:r>
      <w:r>
        <w:rPr>
          <w:spacing w:val="-3"/>
        </w:rPr>
        <w:t xml:space="preserve"> </w:t>
      </w:r>
      <w:r>
        <w:rPr/>
        <w:t>King</w:t>
      </w:r>
      <w:r>
        <w:rPr>
          <w:spacing w:val="-1"/>
        </w:rPr>
        <w:t xml:space="preserve"> </w:t>
      </w:r>
      <w:r>
        <w:rPr/>
        <w:t>George</w:t>
      </w:r>
      <w:r>
        <w:rPr>
          <w:spacing w:val="-1"/>
        </w:rPr>
        <w:t xml:space="preserve"> </w:t>
      </w:r>
      <w:r>
        <w:rPr>
          <w:spacing w:val="-2"/>
        </w:rPr>
        <w:t>Island.</w:t>
      </w:r>
    </w:p>
    <w:p>
      <w:pPr>
        <w:pStyle w:val="Normal"/>
        <w:rPr>
          <w:sz w:val="20"/>
        </w:rPr>
      </w:pPr>
      <w:r>
        <w:rPr>
          <w:sz w:val="20"/>
        </w:rPr>
      </w:r>
    </w:p>
    <w:p>
      <w:pPr>
        <w:pStyle w:val="Normal"/>
        <w:rPr>
          <w:sz w:val="20"/>
        </w:rPr>
      </w:pPr>
      <w:r>
        <w:rPr>
          <w:sz w:val="20"/>
        </w:rPr>
      </w:r>
    </w:p>
    <w:tbl>
      <w:tblPr>
        <w:tblW w:w="5375" w:type="dxa"/>
        <w:jc w:val="left"/>
        <w:tblInd w:w="2097" w:type="dxa"/>
        <w:tblLayout w:type="fixed"/>
        <w:tblCellMar>
          <w:top w:w="0" w:type="dxa"/>
          <w:left w:w="5" w:type="dxa"/>
          <w:bottom w:w="0" w:type="dxa"/>
          <w:right w:w="5" w:type="dxa"/>
        </w:tblCellMar>
        <w:tblLook w:firstRow="1" w:noVBand="0" w:lastRow="1" w:firstColumn="1" w:lastColumn="1" w:noHBand="0" w:val="01e0"/>
      </w:tblPr>
      <w:tblGrid>
        <w:gridCol w:w="1085"/>
        <w:gridCol w:w="1797"/>
        <w:gridCol w:w="217"/>
        <w:gridCol w:w="1087"/>
        <w:gridCol w:w="1189"/>
      </w:tblGrid>
      <w:tr>
        <w:trPr>
          <w:trHeight w:val="540"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Length</w:t>
            </w:r>
          </w:p>
          <w:p>
            <w:pPr>
              <w:pStyle w:val="Normal"/>
              <w:rPr>
                <w:sz w:val="24"/>
              </w:rPr>
            </w:pPr>
            <w:r>
              <w:rPr>
                <w:spacing w:val="-4"/>
                <w:sz w:val="24"/>
              </w:rPr>
              <w:t>(mm)</w:t>
            </w:r>
          </w:p>
        </w:tc>
        <w:tc>
          <w:tcPr>
            <w:tcW w:w="2014" w:type="dxa"/>
            <w:gridSpan w:val="2"/>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Frequency</w:t>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Length</w:t>
            </w:r>
          </w:p>
          <w:p>
            <w:pPr>
              <w:pStyle w:val="Normal"/>
              <w:rPr>
                <w:sz w:val="24"/>
              </w:rPr>
            </w:pPr>
            <w:r>
              <w:rPr>
                <w:spacing w:val="-4"/>
                <w:sz w:val="24"/>
              </w:rPr>
              <w:t>(mm)</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Frequency</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20</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41</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0.073</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21</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42</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0.063</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22</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0.002</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43</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0.037</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23</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44</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0.044</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24</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45</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0.077</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25</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46</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0.042</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26</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47</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0.066</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27</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0.005</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48</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0.044</w:t>
            </w:r>
          </w:p>
        </w:tc>
      </w:tr>
      <w:tr>
        <w:trPr>
          <w:trHeight w:val="300"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28</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0.002</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49</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29</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0.007</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50</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0.044</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30</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0.009</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51</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31</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0.009</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52</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32</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0.005</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53</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0.005</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33</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0.023</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54</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0.005</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34</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0.035</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55</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0.009</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35</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0.063</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56</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0.005</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36</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0.044</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57</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0.002</w:t>
            </w:r>
          </w:p>
        </w:tc>
      </w:tr>
      <w:tr>
        <w:trPr>
          <w:trHeight w:val="300"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37</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0.033</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58</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38</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0.049</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59</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39</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0.047</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60</w:t>
            </w:r>
          </w:p>
        </w:tc>
        <w:tc>
          <w:tcPr>
            <w:tcW w:w="1189"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5"/>
                <w:sz w:val="24"/>
              </w:rPr>
              <w:t>40</w:t>
            </w:r>
          </w:p>
        </w:tc>
        <w:tc>
          <w:tcPr>
            <w:tcW w:w="1797" w:type="dxa"/>
            <w:tcBorders>
              <w:top w:val="single" w:sz="4" w:space="0" w:color="000000"/>
              <w:left w:val="single" w:sz="4" w:space="0" w:color="000000"/>
              <w:bottom w:val="single" w:sz="4" w:space="0" w:color="000000"/>
              <w:right w:val="single" w:sz="4" w:space="0" w:color="000000"/>
            </w:tcBorders>
          </w:tcPr>
          <w:p>
            <w:pPr>
              <w:pStyle w:val="Normal"/>
              <w:rPr>
                <w:sz w:val="24"/>
              </w:rPr>
            </w:pPr>
            <w:r>
              <w:rPr>
                <w:spacing w:val="-2"/>
                <w:sz w:val="24"/>
              </w:rPr>
              <w:t>0.063</w:t>
            </w:r>
          </w:p>
        </w:tc>
        <w:tc>
          <w:tcPr>
            <w:tcW w:w="21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c>
          <w:tcPr>
            <w:tcW w:w="1189"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rPr>
            </w:pPr>
            <w:r>
              <w:rPr>
                <w:rFonts w:ascii="Times New Roman" w:hAnsi="Times New Roman"/>
              </w:rPr>
            </w:r>
          </w:p>
        </w:tc>
      </w:tr>
    </w:tbl>
    <w:p>
      <w:pPr>
        <w:sectPr>
          <w:footerReference w:type="even" r:id="rId25"/>
          <w:footerReference w:type="default" r:id="rId26"/>
          <w:footerReference w:type="first" r:id="rId27"/>
          <w:type w:val="nextPage"/>
          <w:pgSz w:w="12240" w:h="15840"/>
          <w:pgMar w:left="1340" w:right="1320" w:gutter="0" w:header="0" w:top="1820" w:footer="720" w:bottom="777"/>
          <w:lnNumType w:countBy="1" w:restart="continuous" w:distance="283"/>
          <w:pgNumType w:fmt="decimal"/>
          <w:formProt w:val="false"/>
          <w:textDirection w:val="lrTb"/>
          <w:docGrid w:type="default" w:linePitch="100" w:charSpace="4096"/>
        </w:sectPr>
      </w:pPr>
    </w:p>
    <w:p>
      <w:pPr>
        <w:pStyle w:val="Normal"/>
        <w:rPr/>
      </w:pPr>
      <w:r>
        <w:rPr/>
      </w:r>
    </w:p>
    <w:sectPr>
      <w:footerReference w:type="even" r:id="rId28"/>
      <w:footerReference w:type="default" r:id="rId29"/>
      <w:footerReference w:type="first" r:id="rId30"/>
      <w:type w:val="nextPage"/>
      <w:pgSz w:w="12240" w:h="15840"/>
      <w:pgMar w:left="1340" w:right="1320" w:gutter="0" w:header="0" w:top="1440" w:footer="720" w:bottom="777"/>
      <w:lnNumType w:countBy="1" w:restart="continuous" w:distance="283"/>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6-22T20:29:00Z" w:initials="">
    <w:p>
      <w:pPr>
        <w:overflowPunct w:val="false"/>
        <w:rPr/>
      </w:pPr>
      <w:r>
        <w:rPr>
          <w:rFonts w:ascii="Liberation Serif" w:hAnsi="Liberation Serif" w:eastAsia="Segoe UI" w:cs="Tahoma"/>
          <w:sz w:val="24"/>
          <w:szCs w:val="24"/>
          <w:lang w:val="en-US" w:eastAsia="en-US" w:bidi="en-US"/>
        </w:rPr>
        <w:t>Tony can you look up the other parameters of this deployment, pulse suration, power etc.</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Liberation Sans">
    <w:altName w:val="Arial"/>
    <w:charset w:val="00"/>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8012038"/>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8012038"/>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8012038"/>
    </w:sdtPr>
    <w:sdtContent>
      <w:p>
        <w:pPr>
          <w:pStyle w:val="Footer"/>
          <w:jc w:val="center"/>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8012038"/>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8012038"/>
    </w:sdtPr>
    <w:sdtContent>
      <w:p>
        <w:pPr>
          <w:pStyle w:val="Footer"/>
          <w:jc w:val="center"/>
          <w:rPr/>
        </w:pPr>
        <w:r>
          <w:rPr/>
          <w:fldChar w:fldCharType="begin"/>
        </w:r>
        <w:r>
          <w:rPr/>
          <w:instrText xml:space="preserve"> PAGE </w:instrText>
        </w:r>
        <w:r>
          <w:rPr/>
          <w:fldChar w:fldCharType="separate"/>
        </w:r>
        <w:r>
          <w:rPr/>
          <w:t>16</w:t>
        </w:r>
        <w:r>
          <w:rPr/>
          <w:fldChar w:fldCharType="end"/>
        </w:r>
      </w:p>
    </w:sdtContent>
  </w:sdt>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8012038"/>
    </w:sdtPr>
    <w:sdtContent>
      <w:p>
        <w:pPr>
          <w:pStyle w:val="Footer"/>
          <w:jc w:val="center"/>
          <w:rPr/>
        </w:pPr>
        <w:r>
          <w:rPr/>
          <w:fldChar w:fldCharType="begin"/>
        </w:r>
        <w:r>
          <w:rPr/>
          <w:instrText xml:space="preserve"> PAGE </w:instrText>
        </w:r>
        <w:r>
          <w:rPr/>
          <w:fldChar w:fldCharType="separate"/>
        </w:r>
        <w:r>
          <w:rPr/>
          <w:t>19</w:t>
        </w:r>
        <w:r>
          <w:rPr/>
          <w:fldChar w:fldCharType="end"/>
        </w:r>
      </w:p>
    </w:sdtContent>
  </w:sdt>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8012038"/>
    </w:sdtPr>
    <w:sdtContent>
      <w:p>
        <w:pPr>
          <w:pStyle w:val="Footer"/>
          <w:jc w:val="center"/>
          <w:rPr/>
        </w:pPr>
        <w:r>
          <w:rPr/>
          <w:fldChar w:fldCharType="begin"/>
        </w:r>
        <w:r>
          <w:rPr/>
          <w:instrText xml:space="preserve"> PAGE </w:instrText>
        </w:r>
        <w:r>
          <w:rPr/>
          <w:fldChar w:fldCharType="separate"/>
        </w:r>
        <w:r>
          <w:rPr/>
          <w:t>20</w:t>
        </w:r>
        <w:r>
          <w:rPr/>
          <w:fldChar w:fldCharType="end"/>
        </w:r>
      </w:p>
    </w:sdtContent>
  </w:sdt>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8012038"/>
    </w:sdtPr>
    <w:sdtContent>
      <w:p>
        <w:pPr>
          <w:pStyle w:val="Footer"/>
          <w:jc w:val="center"/>
          <w:rPr/>
        </w:pPr>
        <w:r>
          <w:rPr/>
          <w:fldChar w:fldCharType="begin"/>
        </w:r>
        <w:r>
          <w:rPr/>
          <w:instrText xml:space="preserve"> PAGE </w:instrText>
        </w:r>
        <w:r>
          <w:rPr/>
          <w:fldChar w:fldCharType="separate"/>
        </w:r>
        <w:r>
          <w:rPr/>
          <w:t>22</w:t>
        </w:r>
        <w:r>
          <w:rPr/>
          <w:fldChar w:fldCharType="end"/>
        </w:r>
      </w:p>
    </w:sdtContent>
  </w:sdt>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8012038"/>
    </w:sdtPr>
    <w:sdtContent>
      <w:p>
        <w:pPr>
          <w:pStyle w:val="Footer"/>
          <w:jc w:val="center"/>
          <w:rPr/>
        </w:pPr>
        <w:r>
          <w:rPr/>
          <w:fldChar w:fldCharType="begin"/>
        </w:r>
        <w:r>
          <w:rPr/>
          <w:instrText xml:space="preserve"> PAGE </w:instrText>
        </w:r>
        <w:r>
          <w:rPr/>
          <w:fldChar w:fldCharType="separate"/>
        </w:r>
        <w:r>
          <w:rPr/>
          <w:t>23</w:t>
        </w:r>
        <w:r>
          <w:rPr/>
          <w:fldChar w:fldCharType="end"/>
        </w:r>
      </w:p>
    </w:sdtContent>
  </w:sdt>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20"/>
  <w:trackRevision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Garamond" w:hAnsi="Garamond" w:eastAsia="Garamond" w:cs="Garamond"/>
      <w:color w:val="auto"/>
      <w:kern w:val="0"/>
      <w:sz w:val="22"/>
      <w:szCs w:val="22"/>
      <w:lang w:val="en-US" w:eastAsia="en-US" w:bidi="ar-SA"/>
    </w:rPr>
  </w:style>
  <w:style w:type="paragraph" w:styleId="Heading1">
    <w:name w:val="heading 1"/>
    <w:basedOn w:val="Normal"/>
    <w:uiPriority w:val="9"/>
    <w:qFormat/>
    <w:pPr>
      <w:ind w:left="100"/>
      <w:outlineLvl w:val="0"/>
    </w:pPr>
    <w:rPr>
      <w:b/>
      <w:bCs/>
      <w:sz w:val="24"/>
      <w:szCs w:val="24"/>
    </w:rPr>
  </w:style>
  <w:style w:type="character" w:styleId="DefaultParagraphFont" w:default="1">
    <w:name w:val="Default Paragraph Font"/>
    <w:uiPriority w:val="1"/>
    <w:semiHidden/>
    <w:unhideWhenUsed/>
    <w:qFormat/>
    <w:rPr/>
  </w:style>
  <w:style w:type="character" w:styleId="LineNumber">
    <w:name w:val="line number"/>
    <w:basedOn w:val="DefaultParagraphFont"/>
    <w:uiPriority w:val="99"/>
    <w:semiHidden/>
    <w:unhideWhenUsed/>
    <w:rsid w:val="00e7781e"/>
    <w:rPr/>
  </w:style>
  <w:style w:type="character" w:styleId="HeaderChar" w:customStyle="1">
    <w:name w:val="Header Char"/>
    <w:basedOn w:val="DefaultParagraphFont"/>
    <w:link w:val="Header"/>
    <w:uiPriority w:val="99"/>
    <w:qFormat/>
    <w:rsid w:val="00e7781e"/>
    <w:rPr>
      <w:rFonts w:ascii="Garamond" w:hAnsi="Garamond" w:eastAsia="Garamond" w:cs="Garamond"/>
    </w:rPr>
  </w:style>
  <w:style w:type="character" w:styleId="FooterChar" w:customStyle="1">
    <w:name w:val="Footer Char"/>
    <w:basedOn w:val="DefaultParagraphFont"/>
    <w:link w:val="Footer"/>
    <w:uiPriority w:val="99"/>
    <w:qFormat/>
    <w:rsid w:val="00e7781e"/>
    <w:rPr>
      <w:rFonts w:ascii="Garamond" w:hAnsi="Garamond" w:eastAsia="Garamond" w:cs="Garamond"/>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0"/>
    <w:qFormat/>
    <w:pPr>
      <w:spacing w:before="92" w:after="0"/>
      <w:ind w:left="20"/>
    </w:pPr>
    <w:rPr>
      <w:rFonts w:ascii="Verdana" w:hAnsi="Verdana" w:eastAsia="Verdana" w:cs="Verdana"/>
      <w:sz w:val="84"/>
      <w:szCs w:val="8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spacing w:lineRule="exact" w:line="269"/>
      <w:ind w:left="107"/>
      <w:jc w:val="center"/>
    </w:pPr>
    <w:rPr/>
  </w:style>
  <w:style w:type="paragraph" w:styleId="Revision">
    <w:name w:val="Revision"/>
    <w:uiPriority w:val="99"/>
    <w:semiHidden/>
    <w:qFormat/>
    <w:rsid w:val="007e5fc2"/>
    <w:pPr>
      <w:widowControl/>
      <w:suppressAutoHyphens w:val="true"/>
      <w:bidi w:val="0"/>
      <w:spacing w:before="0" w:after="0"/>
      <w:jc w:val="left"/>
    </w:pPr>
    <w:rPr>
      <w:rFonts w:ascii="Garamond" w:hAnsi="Garamond" w:eastAsia="Garamond" w:cs="Garamond"/>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e7781e"/>
    <w:pPr>
      <w:suppressLineNumbers/>
      <w:tabs>
        <w:tab w:val="clear" w:pos="720"/>
        <w:tab w:val="center" w:pos="4680" w:leader="none"/>
        <w:tab w:val="right" w:pos="9360" w:leader="none"/>
      </w:tabs>
    </w:pPr>
    <w:rPr/>
  </w:style>
  <w:style w:type="paragraph" w:styleId="Footer">
    <w:name w:val="footer"/>
    <w:basedOn w:val="Normal"/>
    <w:link w:val="FooterChar"/>
    <w:uiPriority w:val="99"/>
    <w:unhideWhenUsed/>
    <w:rsid w:val="00e7781e"/>
    <w:pPr>
      <w:suppressLineNumbers/>
      <w:tabs>
        <w:tab w:val="clear" w:pos="720"/>
        <w:tab w:val="center" w:pos="4680" w:leader="none"/>
        <w:tab w:val="right" w:pos="9360" w:leader="none"/>
      </w:tabs>
    </w:pPr>
    <w:rPr/>
  </w:style>
  <w:style w:type="paragraph" w:styleId="Comment">
    <w:name w:val="Comment"/>
    <w:basedOn w:val="Normal"/>
    <w:qFormat/>
    <w:pPr>
      <w:spacing w:before="56" w:after="0"/>
      <w:ind w:left="56" w:right="56"/>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67d6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image" Target="media/image1.jpeg"/><Relationship Id="rId15" Type="http://schemas.openxmlformats.org/officeDocument/2006/relationships/image" Target="media/image2.wmf"/><Relationship Id="rId16" Type="http://schemas.openxmlformats.org/officeDocument/2006/relationships/footer" Target="footer13.xml"/><Relationship Id="rId17" Type="http://schemas.openxmlformats.org/officeDocument/2006/relationships/footer" Target="footer14.xml"/><Relationship Id="rId18" Type="http://schemas.openxmlformats.org/officeDocument/2006/relationships/footer" Target="footer15.xml"/><Relationship Id="rId19" Type="http://schemas.openxmlformats.org/officeDocument/2006/relationships/image" Target="media/image3.jpeg"/><Relationship Id="rId20" Type="http://schemas.openxmlformats.org/officeDocument/2006/relationships/image" Target="media/image4.jpeg"/><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image" Target="media/image5.png"/><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comments" Target="comments.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2723</TotalTime>
  <Application>LibreOffice/24.8.7.2$Windows_X86_64 LibreOffice_project/e07d0a63a46349d29051da79b1fde8160bab2a89</Application>
  <AppVersion>15.0000</AppVersion>
  <Pages>23</Pages>
  <Words>5183</Words>
  <Characters>26905</Characters>
  <CharactersWithSpaces>31852</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2025-05-04T18:18:00Z</dcterms:created>
  <dc:creator>christian reiss</dc:creator>
  <dc:description/>
  <dc:language>en-US</dc:language>
  <cp:lastModifiedBy/>
  <dcterms:modified xsi:type="dcterms:W3CDTF">2025-06-22T20:47:11Z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LastSaved">
    <vt:filetime>2025-04-01T00:00:00Z</vt:filetime>
  </property>
  <property fmtid="{D5CDD505-2E9C-101B-9397-08002B2CF9AE}" pid="4" name="Producer">
    <vt:lpwstr>iText® 5.5.10 ©2000-2015 iText Group NV (AGPL-version)</vt:lpwstr>
  </property>
</Properties>
</file>